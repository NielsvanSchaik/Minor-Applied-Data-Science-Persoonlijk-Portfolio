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E1E36" w14:textId="5667BDEA" w:rsidR="00291249" w:rsidRPr="00BA0AE1" w:rsidRDefault="00291249" w:rsidP="00291249">
      <w:pPr>
        <w:pStyle w:val="Titel"/>
        <w:rPr>
          <w:rFonts w:asciiTheme="minorHAnsi" w:eastAsia="Symbol" w:hAnsiTheme="minorHAnsi" w:cstheme="minorHAnsi"/>
          <w:b/>
          <w:sz w:val="25"/>
          <w:szCs w:val="25"/>
          <w:lang w:val="en-GB"/>
        </w:rPr>
      </w:pPr>
      <w:bookmarkStart w:id="0" w:name="_Toc60831405"/>
      <w:bookmarkStart w:id="1" w:name="_Toc60832487"/>
      <w:r w:rsidRPr="00BA0AE1">
        <w:rPr>
          <w:rFonts w:asciiTheme="minorHAnsi" w:hAnsiTheme="minorHAnsi" w:cstheme="minorHAnsi"/>
          <w:b/>
          <w:shd w:val="clear" w:color="auto" w:fill="FFFFFF"/>
          <w:lang w:val="en-GB"/>
        </w:rPr>
        <w:t>Forecasting energy use and energy production of NZEB row houses</w:t>
      </w:r>
    </w:p>
    <w:p w14:paraId="5FE596FF" w14:textId="4BB24E55" w:rsidR="00BC5984" w:rsidRPr="00BA0AE1" w:rsidRDefault="00BC5984" w:rsidP="00BC5984">
      <w:pPr>
        <w:rPr>
          <w:rFonts w:cstheme="minorHAnsi"/>
          <w:i/>
          <w:sz w:val="16"/>
          <w:szCs w:val="16"/>
          <w:shd w:val="clear" w:color="auto" w:fill="FAF9F8"/>
          <w:lang w:val="en-GB"/>
        </w:rPr>
      </w:pPr>
      <w:r w:rsidRPr="00BA0AE1">
        <w:rPr>
          <w:rFonts w:cstheme="minorHAnsi"/>
          <w:i/>
          <w:sz w:val="16"/>
          <w:szCs w:val="16"/>
          <w:shd w:val="clear" w:color="auto" w:fill="FAF9F8"/>
          <w:lang w:val="en-GB"/>
        </w:rPr>
        <w:t xml:space="preserve">Jefry </w:t>
      </w:r>
      <w:r w:rsidR="57AE7599" w:rsidRPr="00BA0AE1">
        <w:rPr>
          <w:rFonts w:cstheme="minorHAnsi"/>
          <w:i/>
          <w:sz w:val="16"/>
          <w:szCs w:val="16"/>
          <w:shd w:val="clear" w:color="auto" w:fill="FAF9F8"/>
          <w:lang w:val="en-GB"/>
        </w:rPr>
        <w:t xml:space="preserve">Yehia </w:t>
      </w:r>
      <w:r w:rsidRPr="00BA0AE1">
        <w:rPr>
          <w:rFonts w:cstheme="minorHAnsi"/>
          <w:i/>
          <w:sz w:val="16"/>
          <w:szCs w:val="16"/>
          <w:shd w:val="clear" w:color="auto" w:fill="FAF9F8"/>
          <w:lang w:val="en-GB"/>
        </w:rPr>
        <w:t>el Bhwash</w:t>
      </w:r>
      <w:r w:rsidR="009E6390" w:rsidRPr="00BA0AE1">
        <w:rPr>
          <w:rFonts w:cstheme="minorHAnsi"/>
          <w:i/>
          <w:sz w:val="16"/>
          <w:szCs w:val="16"/>
          <w:shd w:val="clear" w:color="auto" w:fill="FAF9F8"/>
          <w:vertAlign w:val="superscript"/>
          <w:lang w:val="en-GB"/>
        </w:rPr>
        <w:t>1</w:t>
      </w:r>
      <w:r w:rsidR="009E6390" w:rsidRPr="00BA0AE1">
        <w:rPr>
          <w:rFonts w:cstheme="minorHAnsi"/>
          <w:i/>
          <w:sz w:val="16"/>
          <w:szCs w:val="16"/>
          <w:shd w:val="clear" w:color="auto" w:fill="FAF9F8"/>
          <w:lang w:val="en-GB"/>
        </w:rPr>
        <w:t>, Levy Duivenvoorden</w:t>
      </w:r>
      <w:r w:rsidR="006F792D" w:rsidRPr="00BA0AE1">
        <w:rPr>
          <w:rFonts w:cstheme="minorHAnsi"/>
          <w:i/>
          <w:sz w:val="16"/>
          <w:szCs w:val="16"/>
          <w:shd w:val="clear" w:color="auto" w:fill="FAF9F8"/>
          <w:vertAlign w:val="superscript"/>
          <w:lang w:val="en-GB"/>
        </w:rPr>
        <w:t>1</w:t>
      </w:r>
      <w:r w:rsidR="006F792D" w:rsidRPr="00BA0AE1">
        <w:rPr>
          <w:rFonts w:cstheme="minorHAnsi"/>
          <w:i/>
          <w:sz w:val="16"/>
          <w:szCs w:val="16"/>
          <w:shd w:val="clear" w:color="auto" w:fill="FAF9F8"/>
          <w:lang w:val="en-GB"/>
        </w:rPr>
        <w:t xml:space="preserve">, </w:t>
      </w:r>
      <w:r w:rsidR="005E7AA7" w:rsidRPr="00BA0AE1">
        <w:rPr>
          <w:rFonts w:cstheme="minorHAnsi"/>
          <w:i/>
          <w:sz w:val="16"/>
          <w:szCs w:val="16"/>
          <w:shd w:val="clear" w:color="auto" w:fill="FAF9F8"/>
          <w:lang w:val="en-GB"/>
        </w:rPr>
        <w:t xml:space="preserve">Cornelis </w:t>
      </w:r>
      <w:r w:rsidR="2D9AFC0F" w:rsidRPr="00BA0AE1">
        <w:rPr>
          <w:rFonts w:cstheme="minorHAnsi"/>
          <w:i/>
          <w:sz w:val="16"/>
          <w:szCs w:val="16"/>
          <w:shd w:val="clear" w:color="auto" w:fill="FAF9F8"/>
          <w:lang w:val="en-GB"/>
        </w:rPr>
        <w:t>G</w:t>
      </w:r>
      <w:r w:rsidR="471EC127" w:rsidRPr="00BA0AE1">
        <w:rPr>
          <w:rFonts w:cstheme="minorHAnsi"/>
          <w:i/>
          <w:sz w:val="16"/>
          <w:szCs w:val="16"/>
          <w:shd w:val="clear" w:color="auto" w:fill="FAF9F8"/>
          <w:lang w:val="en-GB"/>
        </w:rPr>
        <w:t>errit</w:t>
      </w:r>
      <w:r w:rsidR="006F792D" w:rsidRPr="00BA0AE1">
        <w:rPr>
          <w:rFonts w:cstheme="minorHAnsi"/>
          <w:i/>
          <w:sz w:val="16"/>
          <w:szCs w:val="16"/>
          <w:shd w:val="clear" w:color="auto" w:fill="FAF9F8"/>
          <w:lang w:val="en-GB"/>
        </w:rPr>
        <w:t xml:space="preserve"> van Drunen</w:t>
      </w:r>
      <w:r w:rsidR="006F792D" w:rsidRPr="00BA0AE1">
        <w:rPr>
          <w:rFonts w:cstheme="minorHAnsi"/>
          <w:i/>
          <w:sz w:val="16"/>
          <w:szCs w:val="16"/>
          <w:shd w:val="clear" w:color="auto" w:fill="FAF9F8"/>
          <w:vertAlign w:val="superscript"/>
          <w:lang w:val="en-GB"/>
        </w:rPr>
        <w:t>1</w:t>
      </w:r>
      <w:r w:rsidR="006F792D" w:rsidRPr="00BA0AE1">
        <w:rPr>
          <w:rFonts w:cstheme="minorHAnsi"/>
          <w:i/>
          <w:sz w:val="16"/>
          <w:szCs w:val="16"/>
          <w:shd w:val="clear" w:color="auto" w:fill="FAF9F8"/>
          <w:lang w:val="en-GB"/>
        </w:rPr>
        <w:t>,</w:t>
      </w:r>
      <w:r w:rsidR="00637DDF" w:rsidRPr="00BA0AE1">
        <w:rPr>
          <w:rFonts w:cstheme="minorHAnsi"/>
          <w:i/>
          <w:sz w:val="16"/>
          <w:szCs w:val="16"/>
          <w:shd w:val="clear" w:color="auto" w:fill="FAF9F8"/>
          <w:lang w:val="en-GB"/>
        </w:rPr>
        <w:t xml:space="preserve"> Amin </w:t>
      </w:r>
      <w:r w:rsidR="003A5599" w:rsidRPr="00BA0AE1">
        <w:rPr>
          <w:rFonts w:cstheme="minorHAnsi"/>
          <w:i/>
          <w:sz w:val="16"/>
          <w:szCs w:val="16"/>
          <w:shd w:val="clear" w:color="auto" w:fill="FAF9F8"/>
          <w:lang w:val="en-GB"/>
        </w:rPr>
        <w:t>Mansouri</w:t>
      </w:r>
      <w:r w:rsidR="003A5599">
        <w:rPr>
          <w:rFonts w:cstheme="minorHAnsi"/>
          <w:i/>
          <w:sz w:val="16"/>
          <w:szCs w:val="16"/>
          <w:shd w:val="clear" w:color="auto" w:fill="FAF9F8"/>
          <w:vertAlign w:val="superscript"/>
          <w:lang w:val="en-GB"/>
        </w:rPr>
        <w:t>2</w:t>
      </w:r>
      <w:r w:rsidR="00744DD2" w:rsidRPr="00BA0AE1">
        <w:rPr>
          <w:rFonts w:cstheme="minorHAnsi"/>
          <w:i/>
          <w:sz w:val="16"/>
          <w:szCs w:val="16"/>
          <w:shd w:val="clear" w:color="auto" w:fill="FAF9F8"/>
          <w:lang w:val="en-GB"/>
        </w:rPr>
        <w:t xml:space="preserve">, </w:t>
      </w:r>
      <w:r w:rsidR="0041253D" w:rsidRPr="00BA0AE1">
        <w:rPr>
          <w:rFonts w:cstheme="minorHAnsi"/>
          <w:i/>
          <w:sz w:val="16"/>
          <w:szCs w:val="16"/>
          <w:shd w:val="clear" w:color="auto" w:fill="FAF9F8"/>
          <w:lang w:val="en-GB"/>
        </w:rPr>
        <w:t>Niels</w:t>
      </w:r>
      <w:r w:rsidR="00536793" w:rsidRPr="00BA0AE1">
        <w:rPr>
          <w:rFonts w:cstheme="minorHAnsi"/>
          <w:i/>
          <w:sz w:val="16"/>
          <w:szCs w:val="16"/>
          <w:shd w:val="clear" w:color="auto" w:fill="FAF9F8"/>
          <w:lang w:val="en-GB"/>
        </w:rPr>
        <w:t xml:space="preserve"> van </w:t>
      </w:r>
      <w:ins w:id="2" w:author="Bhwash, J.Y. el (16095065)" w:date="2021-01-14T13:22:00Z">
        <w:r w:rsidR="003A5599" w:rsidRPr="00BA0AE1">
          <w:rPr>
            <w:rFonts w:cstheme="minorHAnsi"/>
            <w:i/>
            <w:sz w:val="16"/>
            <w:szCs w:val="16"/>
            <w:shd w:val="clear" w:color="auto" w:fill="FAF9F8"/>
            <w:lang w:val="en-GB"/>
          </w:rPr>
          <w:t>Schaik</w:t>
        </w:r>
        <w:r w:rsidR="003A5599">
          <w:rPr>
            <w:rFonts w:cstheme="minorHAnsi"/>
            <w:i/>
            <w:sz w:val="16"/>
            <w:szCs w:val="16"/>
            <w:shd w:val="clear" w:color="auto" w:fill="FAF9F8"/>
            <w:vertAlign w:val="superscript"/>
            <w:lang w:val="en-GB"/>
          </w:rPr>
          <w:t>2</w:t>
        </w:r>
        <w:r w:rsidR="003A5599" w:rsidRPr="00BA0AE1">
          <w:rPr>
            <w:rFonts w:cstheme="minorHAnsi"/>
            <w:i/>
            <w:sz w:val="16"/>
            <w:szCs w:val="16"/>
            <w:shd w:val="clear" w:color="auto" w:fill="FAF9F8"/>
            <w:lang w:val="en-GB"/>
          </w:rPr>
          <w:t xml:space="preserve"> </w:t>
        </w:r>
      </w:ins>
      <w:r w:rsidR="007F7E35" w:rsidRPr="00BA0AE1">
        <w:rPr>
          <w:rFonts w:cstheme="minorHAnsi"/>
          <w:i/>
          <w:sz w:val="16"/>
          <w:szCs w:val="16"/>
          <w:shd w:val="clear" w:color="auto" w:fill="FAF9F8"/>
          <w:lang w:val="en-GB"/>
        </w:rPr>
        <w:t xml:space="preserve">and </w:t>
      </w:r>
      <w:r w:rsidR="00280672" w:rsidRPr="00BA0AE1">
        <w:rPr>
          <w:rFonts w:cstheme="minorHAnsi"/>
          <w:i/>
          <w:sz w:val="16"/>
          <w:szCs w:val="16"/>
          <w:shd w:val="clear" w:color="auto" w:fill="FAF9F8"/>
          <w:lang w:val="en-GB"/>
        </w:rPr>
        <w:t>Tadeo Baldiri Salcedo Rahola</w:t>
      </w:r>
      <w:r w:rsidR="003A5599">
        <w:rPr>
          <w:rFonts w:cstheme="minorHAnsi"/>
          <w:i/>
          <w:sz w:val="16"/>
          <w:szCs w:val="16"/>
          <w:shd w:val="clear" w:color="auto" w:fill="FAF9F8"/>
          <w:vertAlign w:val="superscript"/>
          <w:lang w:val="en-GB"/>
        </w:rPr>
        <w:t>1</w:t>
      </w:r>
      <w:r w:rsidR="00F906FA" w:rsidRPr="00BA0AE1">
        <w:rPr>
          <w:rFonts w:cstheme="minorHAnsi"/>
          <w:i/>
          <w:sz w:val="16"/>
          <w:szCs w:val="16"/>
          <w:shd w:val="clear" w:color="auto" w:fill="FAF9F8"/>
          <w:lang w:val="en-GB"/>
        </w:rPr>
        <w:t>*</w:t>
      </w:r>
    </w:p>
    <w:p w14:paraId="3F5418F0" w14:textId="715338AF" w:rsidR="009F6C41" w:rsidRDefault="00637DDF" w:rsidP="00BC5984">
      <w:pPr>
        <w:rPr>
          <w:rFonts w:cstheme="minorHAnsi"/>
          <w:sz w:val="16"/>
          <w:szCs w:val="16"/>
          <w:shd w:val="clear" w:color="auto" w:fill="FAF9F8"/>
          <w:lang w:val="en-US"/>
        </w:rPr>
        <w:sectPr w:rsidR="009F6C41" w:rsidSect="009F6C41">
          <w:footerReference w:type="default" r:id="rId11"/>
          <w:footerReference w:type="first" r:id="rId12"/>
          <w:pgSz w:w="11906" w:h="16838"/>
          <w:pgMar w:top="1440" w:right="1440" w:bottom="1440" w:left="1440" w:header="708" w:footer="708" w:gutter="0"/>
          <w:cols w:space="708"/>
          <w:titlePg/>
          <w:docGrid w:linePitch="360"/>
        </w:sectPr>
      </w:pPr>
      <w:r w:rsidRPr="00BA0AE1">
        <w:rPr>
          <w:rFonts w:cstheme="minorHAnsi"/>
          <w:sz w:val="16"/>
          <w:szCs w:val="16"/>
          <w:shd w:val="clear" w:color="auto" w:fill="FAF9F8"/>
          <w:vertAlign w:val="superscript"/>
          <w:lang w:val="en-US"/>
        </w:rPr>
        <w:t>1</w:t>
      </w:r>
      <w:r w:rsidR="00852791" w:rsidRPr="00BA0AE1">
        <w:rPr>
          <w:rFonts w:cstheme="minorHAnsi"/>
          <w:sz w:val="15"/>
          <w:szCs w:val="15"/>
          <w:shd w:val="clear" w:color="auto" w:fill="FAF9F8"/>
          <w:lang w:val="en-US"/>
        </w:rPr>
        <w:t xml:space="preserve"> </w:t>
      </w:r>
      <w:ins w:id="3" w:author="Bhwash, J.Y. el (16095065)" w:date="2021-01-14T13:21:00Z">
        <w:r w:rsidR="00B13775" w:rsidRPr="00B13775">
          <w:rPr>
            <w:rFonts w:cstheme="minorHAnsi"/>
            <w:sz w:val="15"/>
            <w:szCs w:val="15"/>
            <w:shd w:val="clear" w:color="auto" w:fill="FAF9F8"/>
            <w:lang w:val="en-US"/>
          </w:rPr>
          <w:t>Faculty</w:t>
        </w:r>
        <w:r w:rsidR="00B13775">
          <w:rPr>
            <w:rFonts w:cstheme="minorHAnsi"/>
            <w:sz w:val="15"/>
            <w:szCs w:val="15"/>
            <w:shd w:val="clear" w:color="auto" w:fill="FAF9F8"/>
            <w:lang w:val="en-US"/>
          </w:rPr>
          <w:t xml:space="preserve"> </w:t>
        </w:r>
        <w:r w:rsidR="00B13775" w:rsidRPr="00B13775">
          <w:rPr>
            <w:rFonts w:cstheme="minorHAnsi"/>
            <w:sz w:val="15"/>
            <w:szCs w:val="15"/>
            <w:shd w:val="clear" w:color="auto" w:fill="FAF9F8"/>
            <w:lang w:val="en-US"/>
          </w:rPr>
          <w:t>of</w:t>
        </w:r>
        <w:r w:rsidR="00B13775">
          <w:rPr>
            <w:rFonts w:cstheme="minorHAnsi"/>
            <w:sz w:val="15"/>
            <w:szCs w:val="15"/>
            <w:shd w:val="clear" w:color="auto" w:fill="FAF9F8"/>
            <w:lang w:val="en-US"/>
          </w:rPr>
          <w:t xml:space="preserve"> </w:t>
        </w:r>
        <w:r w:rsidR="00B13775" w:rsidRPr="00B13775">
          <w:rPr>
            <w:rFonts w:cstheme="minorHAnsi"/>
            <w:sz w:val="15"/>
            <w:szCs w:val="15"/>
            <w:shd w:val="clear" w:color="auto" w:fill="FAF9F8"/>
            <w:lang w:val="en-US"/>
          </w:rPr>
          <w:t>Technology,</w:t>
        </w:r>
        <w:r w:rsidR="00B13775">
          <w:rPr>
            <w:rFonts w:cstheme="minorHAnsi"/>
            <w:sz w:val="15"/>
            <w:szCs w:val="15"/>
            <w:shd w:val="clear" w:color="auto" w:fill="FAF9F8"/>
            <w:lang w:val="en-US"/>
          </w:rPr>
          <w:t xml:space="preserve"> </w:t>
        </w:r>
        <w:r w:rsidR="00B13775" w:rsidRPr="00B13775">
          <w:rPr>
            <w:rFonts w:cstheme="minorHAnsi"/>
            <w:sz w:val="15"/>
            <w:szCs w:val="15"/>
            <w:shd w:val="clear" w:color="auto" w:fill="FAF9F8"/>
            <w:lang w:val="en-US"/>
          </w:rPr>
          <w:t>Innovation</w:t>
        </w:r>
      </w:ins>
      <w:ins w:id="4" w:author="Bhwash, J.Y. el (16095065)" w:date="2021-01-14T13:22:00Z">
        <w:r w:rsidR="003A5599">
          <w:rPr>
            <w:rFonts w:cstheme="minorHAnsi"/>
            <w:sz w:val="15"/>
            <w:szCs w:val="15"/>
            <w:shd w:val="clear" w:color="auto" w:fill="FAF9F8"/>
            <w:lang w:val="en-US"/>
          </w:rPr>
          <w:t xml:space="preserve">, </w:t>
        </w:r>
      </w:ins>
      <w:ins w:id="5" w:author="Bhwash, J.Y. el (16095065)" w:date="2021-01-14T13:21:00Z">
        <w:r w:rsidR="00B13775" w:rsidRPr="00B13775">
          <w:rPr>
            <w:rFonts w:cstheme="minorHAnsi"/>
            <w:sz w:val="15"/>
            <w:szCs w:val="15"/>
            <w:shd w:val="clear" w:color="auto" w:fill="FAF9F8"/>
            <w:lang w:val="en-US"/>
          </w:rPr>
          <w:t>and</w:t>
        </w:r>
      </w:ins>
      <w:ins w:id="6" w:author="Bhwash, J.Y. el (16095065)" w:date="2021-01-14T13:22:00Z">
        <w:r w:rsidR="003A5599">
          <w:rPr>
            <w:rFonts w:cstheme="minorHAnsi"/>
            <w:sz w:val="15"/>
            <w:szCs w:val="15"/>
            <w:shd w:val="clear" w:color="auto" w:fill="FAF9F8"/>
            <w:lang w:val="en-US"/>
          </w:rPr>
          <w:t xml:space="preserve"> </w:t>
        </w:r>
      </w:ins>
      <w:ins w:id="7" w:author="Bhwash, J.Y. el (16095065)" w:date="2021-01-14T13:21:00Z">
        <w:r w:rsidR="00B13775" w:rsidRPr="00B13775">
          <w:rPr>
            <w:rFonts w:cstheme="minorHAnsi"/>
            <w:sz w:val="15"/>
            <w:szCs w:val="15"/>
            <w:shd w:val="clear" w:color="auto" w:fill="FAF9F8"/>
            <w:lang w:val="en-US"/>
          </w:rPr>
          <w:t>Society,</w:t>
        </w:r>
      </w:ins>
      <w:ins w:id="8" w:author="Bhwash, J.Y. el (16095065)" w:date="2021-01-14T13:22:00Z">
        <w:r w:rsidR="003A5599">
          <w:rPr>
            <w:rFonts w:cstheme="minorHAnsi"/>
            <w:sz w:val="15"/>
            <w:szCs w:val="15"/>
            <w:shd w:val="clear" w:color="auto" w:fill="FAF9F8"/>
            <w:lang w:val="en-US"/>
          </w:rPr>
          <w:t xml:space="preserve"> </w:t>
        </w:r>
      </w:ins>
      <w:ins w:id="9" w:author="Bhwash, J.Y. el (16095065)" w:date="2021-01-14T13:21:00Z">
        <w:r w:rsidR="00B13775" w:rsidRPr="00B13775">
          <w:rPr>
            <w:rFonts w:cstheme="minorHAnsi"/>
            <w:sz w:val="15"/>
            <w:szCs w:val="15"/>
            <w:shd w:val="clear" w:color="auto" w:fill="FAF9F8"/>
            <w:lang w:val="en-US"/>
          </w:rPr>
          <w:t>The</w:t>
        </w:r>
      </w:ins>
      <w:ins w:id="10" w:author="Bhwash, J.Y. el (16095065)" w:date="2021-01-14T13:22:00Z">
        <w:r w:rsidR="003A5599">
          <w:rPr>
            <w:rFonts w:cstheme="minorHAnsi"/>
            <w:sz w:val="15"/>
            <w:szCs w:val="15"/>
            <w:shd w:val="clear" w:color="auto" w:fill="FAF9F8"/>
            <w:lang w:val="en-US"/>
          </w:rPr>
          <w:t xml:space="preserve"> </w:t>
        </w:r>
      </w:ins>
      <w:ins w:id="11" w:author="Bhwash, J.Y. el (16095065)" w:date="2021-01-14T13:21:00Z">
        <w:r w:rsidR="00B13775" w:rsidRPr="00B13775">
          <w:rPr>
            <w:rFonts w:cstheme="minorHAnsi"/>
            <w:sz w:val="15"/>
            <w:szCs w:val="15"/>
            <w:shd w:val="clear" w:color="auto" w:fill="FAF9F8"/>
            <w:lang w:val="en-US"/>
          </w:rPr>
          <w:t>Hague</w:t>
        </w:r>
      </w:ins>
      <w:ins w:id="12" w:author="Bhwash, J.Y. el (16095065)" w:date="2021-01-14T13:22:00Z">
        <w:r w:rsidR="003A5599">
          <w:rPr>
            <w:rFonts w:cstheme="minorHAnsi"/>
            <w:sz w:val="15"/>
            <w:szCs w:val="15"/>
            <w:shd w:val="clear" w:color="auto" w:fill="FAF9F8"/>
            <w:lang w:val="en-US"/>
          </w:rPr>
          <w:t xml:space="preserve"> </w:t>
        </w:r>
      </w:ins>
      <w:ins w:id="13" w:author="Bhwash, J.Y. el (16095065)" w:date="2021-01-14T13:21:00Z">
        <w:r w:rsidR="00B13775" w:rsidRPr="00B13775">
          <w:rPr>
            <w:rFonts w:cstheme="minorHAnsi"/>
            <w:sz w:val="15"/>
            <w:szCs w:val="15"/>
            <w:shd w:val="clear" w:color="auto" w:fill="FAF9F8"/>
            <w:lang w:val="en-US"/>
          </w:rPr>
          <w:t>University</w:t>
        </w:r>
      </w:ins>
      <w:ins w:id="14" w:author="Bhwash, J.Y. el (16095065)" w:date="2021-01-14T13:22:00Z">
        <w:r w:rsidR="003A5599">
          <w:rPr>
            <w:rFonts w:cstheme="minorHAnsi"/>
            <w:sz w:val="15"/>
            <w:szCs w:val="15"/>
            <w:shd w:val="clear" w:color="auto" w:fill="FAF9F8"/>
            <w:lang w:val="en-US"/>
          </w:rPr>
          <w:t xml:space="preserve"> </w:t>
        </w:r>
      </w:ins>
      <w:ins w:id="15" w:author="Bhwash, J.Y. el (16095065)" w:date="2021-01-14T13:21:00Z">
        <w:r w:rsidR="00B13775" w:rsidRPr="00B13775">
          <w:rPr>
            <w:rFonts w:cstheme="minorHAnsi"/>
            <w:sz w:val="15"/>
            <w:szCs w:val="15"/>
            <w:shd w:val="clear" w:color="auto" w:fill="FAF9F8"/>
            <w:lang w:val="en-US"/>
          </w:rPr>
          <w:t>of</w:t>
        </w:r>
      </w:ins>
      <w:ins w:id="16" w:author="Bhwash, J.Y. el (16095065)" w:date="2021-01-14T13:22:00Z">
        <w:r w:rsidR="003A5599">
          <w:rPr>
            <w:rFonts w:cstheme="minorHAnsi"/>
            <w:sz w:val="15"/>
            <w:szCs w:val="15"/>
            <w:shd w:val="clear" w:color="auto" w:fill="FAF9F8"/>
            <w:lang w:val="en-US"/>
          </w:rPr>
          <w:t xml:space="preserve"> </w:t>
        </w:r>
      </w:ins>
      <w:ins w:id="17" w:author="Bhwash, J.Y. el (16095065)" w:date="2021-01-14T13:21:00Z">
        <w:r w:rsidR="00B13775" w:rsidRPr="00B13775">
          <w:rPr>
            <w:rFonts w:cstheme="minorHAnsi"/>
            <w:sz w:val="15"/>
            <w:szCs w:val="15"/>
            <w:shd w:val="clear" w:color="auto" w:fill="FAF9F8"/>
            <w:lang w:val="en-US"/>
          </w:rPr>
          <w:t>Applied</w:t>
        </w:r>
      </w:ins>
      <w:ins w:id="18" w:author="Bhwash, J.Y. el (16095065)" w:date="2021-01-14T13:22:00Z">
        <w:r w:rsidR="003A5599">
          <w:rPr>
            <w:rFonts w:cstheme="minorHAnsi"/>
            <w:sz w:val="15"/>
            <w:szCs w:val="15"/>
            <w:shd w:val="clear" w:color="auto" w:fill="FAF9F8"/>
            <w:lang w:val="en-US"/>
          </w:rPr>
          <w:t xml:space="preserve"> </w:t>
        </w:r>
      </w:ins>
      <w:ins w:id="19" w:author="Bhwash, J.Y. el (16095065)" w:date="2021-01-14T13:21:00Z">
        <w:r w:rsidR="00B13775" w:rsidRPr="00B13775">
          <w:rPr>
            <w:rFonts w:cstheme="minorHAnsi"/>
            <w:sz w:val="15"/>
            <w:szCs w:val="15"/>
            <w:shd w:val="clear" w:color="auto" w:fill="FAF9F8"/>
            <w:lang w:val="en-US"/>
          </w:rPr>
          <w:t>Sciences,</w:t>
        </w:r>
      </w:ins>
      <w:ins w:id="20" w:author="Bhwash, J.Y. el (16095065)" w:date="2021-01-14T13:22:00Z">
        <w:r w:rsidR="003A5599">
          <w:rPr>
            <w:rFonts w:cstheme="minorHAnsi"/>
            <w:sz w:val="15"/>
            <w:szCs w:val="15"/>
            <w:shd w:val="clear" w:color="auto" w:fill="FAF9F8"/>
            <w:lang w:val="en-US"/>
          </w:rPr>
          <w:t xml:space="preserve"> </w:t>
        </w:r>
      </w:ins>
      <w:ins w:id="21" w:author="Bhwash, J.Y. el (16095065)" w:date="2021-01-14T13:21:00Z">
        <w:r w:rsidR="00B13775" w:rsidRPr="00B13775">
          <w:rPr>
            <w:rFonts w:cstheme="minorHAnsi"/>
            <w:sz w:val="15"/>
            <w:szCs w:val="15"/>
            <w:shd w:val="clear" w:color="auto" w:fill="FAF9F8"/>
            <w:lang w:val="en-US"/>
          </w:rPr>
          <w:t>Rotterdamseweg</w:t>
        </w:r>
      </w:ins>
      <w:ins w:id="22" w:author="Bhwash, J.Y. el (16095065)" w:date="2021-01-14T13:22:00Z">
        <w:r w:rsidR="003A5599">
          <w:rPr>
            <w:rFonts w:cstheme="minorHAnsi"/>
            <w:sz w:val="15"/>
            <w:szCs w:val="15"/>
            <w:shd w:val="clear" w:color="auto" w:fill="FAF9F8"/>
            <w:lang w:val="en-US"/>
          </w:rPr>
          <w:t xml:space="preserve"> </w:t>
        </w:r>
      </w:ins>
      <w:ins w:id="23" w:author="Bhwash, J.Y. el (16095065)" w:date="2021-01-14T13:21:00Z">
        <w:r w:rsidR="00B13775" w:rsidRPr="00B13775">
          <w:rPr>
            <w:rFonts w:cstheme="minorHAnsi"/>
            <w:sz w:val="15"/>
            <w:szCs w:val="15"/>
            <w:shd w:val="clear" w:color="auto" w:fill="FAF9F8"/>
            <w:lang w:val="en-US"/>
          </w:rPr>
          <w:t>137,</w:t>
        </w:r>
      </w:ins>
      <w:ins w:id="24" w:author="Bhwash, J.Y. el (16095065)" w:date="2021-01-14T13:22:00Z">
        <w:r w:rsidR="003A5599">
          <w:rPr>
            <w:rFonts w:cstheme="minorHAnsi"/>
            <w:sz w:val="15"/>
            <w:szCs w:val="15"/>
            <w:shd w:val="clear" w:color="auto" w:fill="FAF9F8"/>
            <w:lang w:val="en-US"/>
          </w:rPr>
          <w:t xml:space="preserve"> </w:t>
        </w:r>
      </w:ins>
      <w:ins w:id="25" w:author="Bhwash, J.Y. el (16095065)" w:date="2021-01-14T13:21:00Z">
        <w:r w:rsidR="00B13775" w:rsidRPr="00B13775">
          <w:rPr>
            <w:rFonts w:cstheme="minorHAnsi"/>
            <w:sz w:val="15"/>
            <w:szCs w:val="15"/>
            <w:shd w:val="clear" w:color="auto" w:fill="FAF9F8"/>
            <w:lang w:val="en-US"/>
          </w:rPr>
          <w:t>2628CN,</w:t>
        </w:r>
      </w:ins>
      <w:ins w:id="26" w:author="Bhwash, J.Y. el (16095065)" w:date="2021-01-14T13:22:00Z">
        <w:r w:rsidR="003A5599">
          <w:rPr>
            <w:rFonts w:cstheme="minorHAnsi"/>
            <w:sz w:val="15"/>
            <w:szCs w:val="15"/>
            <w:shd w:val="clear" w:color="auto" w:fill="FAF9F8"/>
            <w:lang w:val="en-US"/>
          </w:rPr>
          <w:t xml:space="preserve"> </w:t>
        </w:r>
      </w:ins>
      <w:ins w:id="27" w:author="Bhwash, J.Y. el (16095065)" w:date="2021-01-14T13:21:00Z">
        <w:r w:rsidR="00B13775" w:rsidRPr="00B13775">
          <w:rPr>
            <w:rFonts w:cstheme="minorHAnsi"/>
            <w:sz w:val="15"/>
            <w:szCs w:val="15"/>
            <w:shd w:val="clear" w:color="auto" w:fill="FAF9F8"/>
            <w:lang w:val="en-US"/>
          </w:rPr>
          <w:t>Delft,</w:t>
        </w:r>
      </w:ins>
      <w:ins w:id="28" w:author="Bhwash, J.Y. el (16095065)" w:date="2021-01-14T13:22:00Z">
        <w:r w:rsidR="003A5599">
          <w:rPr>
            <w:rFonts w:cstheme="minorHAnsi"/>
            <w:sz w:val="15"/>
            <w:szCs w:val="15"/>
            <w:shd w:val="clear" w:color="auto" w:fill="FAF9F8"/>
            <w:lang w:val="en-US"/>
          </w:rPr>
          <w:t xml:space="preserve"> </w:t>
        </w:r>
      </w:ins>
      <w:ins w:id="29" w:author="Bhwash, J.Y. el (16095065)" w:date="2021-01-14T13:21:00Z">
        <w:r w:rsidR="00B13775" w:rsidRPr="00B13775">
          <w:rPr>
            <w:rFonts w:cstheme="minorHAnsi"/>
            <w:sz w:val="15"/>
            <w:szCs w:val="15"/>
            <w:shd w:val="clear" w:color="auto" w:fill="FAF9F8"/>
            <w:lang w:val="en-US"/>
          </w:rPr>
          <w:t>The</w:t>
        </w:r>
      </w:ins>
      <w:ins w:id="30" w:author="Bhwash, J.Y. el (16095065)" w:date="2021-01-14T13:22:00Z">
        <w:r w:rsidR="003A5599">
          <w:rPr>
            <w:rFonts w:cstheme="minorHAnsi"/>
            <w:sz w:val="15"/>
            <w:szCs w:val="15"/>
            <w:shd w:val="clear" w:color="auto" w:fill="FAF9F8"/>
            <w:lang w:val="en-US"/>
          </w:rPr>
          <w:t xml:space="preserve"> </w:t>
        </w:r>
      </w:ins>
      <w:r w:rsidR="00B13775" w:rsidRPr="00B13775">
        <w:rPr>
          <w:rFonts w:cstheme="minorHAnsi"/>
          <w:sz w:val="15"/>
          <w:szCs w:val="15"/>
          <w:shd w:val="clear" w:color="auto" w:fill="FAF9F8"/>
          <w:lang w:val="en-US"/>
        </w:rPr>
        <w:t>Netherlands</w:t>
      </w:r>
      <w:r w:rsidR="00644ABD" w:rsidRPr="00BA0AE1">
        <w:rPr>
          <w:rFonts w:cstheme="minorHAnsi"/>
          <w:sz w:val="16"/>
          <w:szCs w:val="16"/>
          <w:shd w:val="clear" w:color="auto" w:fill="FAF9F8"/>
          <w:lang w:val="en-US"/>
        </w:rPr>
        <w:br/>
      </w:r>
      <w:r w:rsidR="00644ABD" w:rsidRPr="00BA0AE1">
        <w:rPr>
          <w:rFonts w:cstheme="minorHAnsi"/>
          <w:sz w:val="16"/>
          <w:szCs w:val="16"/>
          <w:shd w:val="clear" w:color="auto" w:fill="FAF9F8"/>
          <w:vertAlign w:val="superscript"/>
          <w:lang w:val="en-US"/>
        </w:rPr>
        <w:t>2</w:t>
      </w:r>
      <w:r w:rsidR="000E369F" w:rsidRPr="00BA0AE1">
        <w:rPr>
          <w:rFonts w:cstheme="minorHAnsi"/>
          <w:sz w:val="16"/>
          <w:szCs w:val="16"/>
          <w:shd w:val="clear" w:color="auto" w:fill="FAF9F8"/>
          <w:lang w:val="en-US"/>
        </w:rPr>
        <w:t xml:space="preserve"> </w:t>
      </w:r>
      <w:ins w:id="31" w:author="Bhwash, J.Y. el (16095065)" w:date="2021-01-14T13:21:00Z">
        <w:r w:rsidR="00996DEF" w:rsidRPr="00BA0AE1">
          <w:rPr>
            <w:rFonts w:cstheme="minorHAnsi"/>
            <w:sz w:val="16"/>
            <w:szCs w:val="16"/>
            <w:shd w:val="clear" w:color="auto" w:fill="FAF9F8"/>
            <w:lang w:val="en-US"/>
          </w:rPr>
          <w:t>Faculty of</w:t>
        </w:r>
        <w:r w:rsidR="00996DEF">
          <w:rPr>
            <w:rFonts w:cstheme="minorHAnsi"/>
            <w:sz w:val="16"/>
            <w:szCs w:val="16"/>
            <w:shd w:val="clear" w:color="auto" w:fill="FAF9F8"/>
            <w:lang w:val="en-US"/>
          </w:rPr>
          <w:t xml:space="preserve"> IT &amp; Design</w:t>
        </w:r>
        <w:r w:rsidR="00996DEF" w:rsidRPr="00BA0AE1">
          <w:rPr>
            <w:rFonts w:cstheme="minorHAnsi"/>
            <w:sz w:val="16"/>
            <w:szCs w:val="16"/>
            <w:shd w:val="clear" w:color="auto" w:fill="FAF9F8"/>
            <w:lang w:val="en-US"/>
          </w:rPr>
          <w:t xml:space="preserve">, The Hague University of Applied Sciences, </w:t>
        </w:r>
        <w:r w:rsidR="00996DEF">
          <w:rPr>
            <w:rFonts w:cstheme="minorHAnsi"/>
            <w:sz w:val="16"/>
            <w:szCs w:val="16"/>
            <w:shd w:val="clear" w:color="auto" w:fill="FAF9F8"/>
            <w:lang w:val="en-US"/>
          </w:rPr>
          <w:t>Stamkartplein 40</w:t>
        </w:r>
        <w:r w:rsidR="00996DEF" w:rsidRPr="00BA0AE1">
          <w:rPr>
            <w:rFonts w:cstheme="minorHAnsi"/>
            <w:sz w:val="16"/>
            <w:szCs w:val="16"/>
            <w:shd w:val="clear" w:color="auto" w:fill="FAF9F8"/>
            <w:lang w:val="en-US"/>
          </w:rPr>
          <w:t xml:space="preserve">, </w:t>
        </w:r>
        <w:r w:rsidR="00996DEF">
          <w:rPr>
            <w:rFonts w:cstheme="minorHAnsi"/>
            <w:sz w:val="16"/>
            <w:szCs w:val="16"/>
            <w:shd w:val="clear" w:color="auto" w:fill="FAF9F8"/>
            <w:lang w:val="en-US"/>
          </w:rPr>
          <w:t>2521 EP</w:t>
        </w:r>
        <w:r w:rsidR="00996DEF" w:rsidRPr="00BA0AE1">
          <w:rPr>
            <w:rFonts w:cstheme="minorHAnsi"/>
            <w:sz w:val="16"/>
            <w:szCs w:val="16"/>
            <w:shd w:val="clear" w:color="auto" w:fill="FAF9F8"/>
            <w:lang w:val="en-US"/>
          </w:rPr>
          <w:t>,</w:t>
        </w:r>
        <w:r w:rsidR="00996DEF">
          <w:rPr>
            <w:rFonts w:cstheme="minorHAnsi"/>
            <w:sz w:val="16"/>
            <w:szCs w:val="16"/>
            <w:shd w:val="clear" w:color="auto" w:fill="FAF9F8"/>
            <w:lang w:val="en-US"/>
          </w:rPr>
          <w:t xml:space="preserve"> Den Haag</w:t>
        </w:r>
        <w:r w:rsidR="00996DEF" w:rsidRPr="00BA0AE1">
          <w:rPr>
            <w:rFonts w:cstheme="minorHAnsi"/>
            <w:sz w:val="16"/>
            <w:szCs w:val="16"/>
            <w:shd w:val="clear" w:color="auto" w:fill="FAF9F8"/>
            <w:lang w:val="en-US"/>
          </w:rPr>
          <w:t>, The Netherlands</w:t>
        </w:r>
        <w:commentRangeStart w:id="32"/>
        <w:commentRangeEnd w:id="32"/>
        <w:r w:rsidR="00996DEF" w:rsidRPr="00BA0AE1">
          <w:rPr>
            <w:rStyle w:val="Verwijzingopmerking"/>
            <w:rFonts w:cstheme="minorHAnsi"/>
          </w:rPr>
          <w:commentReference w:id="32"/>
        </w:r>
        <w:commentRangeStart w:id="33"/>
        <w:commentRangeEnd w:id="33"/>
        <w:r w:rsidR="00996DEF">
          <w:rPr>
            <w:rStyle w:val="Verwijzingopmerking"/>
          </w:rPr>
          <w:commentReference w:id="33"/>
        </w:r>
        <w:commentRangeStart w:id="36"/>
        <w:commentRangeEnd w:id="36"/>
        <w:r w:rsidR="00996DEF">
          <w:rPr>
            <w:rStyle w:val="Verwijzingopmerking"/>
          </w:rPr>
          <w:commentReference w:id="36"/>
        </w:r>
      </w:ins>
    </w:p>
    <w:p w14:paraId="1486BE91" w14:textId="5D1D0D45" w:rsidR="007A4B05" w:rsidRPr="00257903" w:rsidRDefault="002F28CE" w:rsidP="007152A7">
      <w:pPr>
        <w:jc w:val="center"/>
        <w:rPr>
          <w:rFonts w:asciiTheme="majorHAnsi" w:eastAsia="Symbol" w:hAnsiTheme="majorHAnsi" w:cstheme="majorHAnsi"/>
          <w:b/>
          <w:sz w:val="25"/>
          <w:szCs w:val="25"/>
          <w:lang w:val="en-US"/>
          <w:rPrChange w:id="37" w:author="Drunen, C.G. van (18062814)" w:date="2021-01-14T15:53:00Z">
            <w:rPr>
              <w:rFonts w:eastAsia="Symbol" w:cstheme="minorHAnsi"/>
              <w:b/>
              <w:sz w:val="25"/>
              <w:szCs w:val="25"/>
              <w:lang w:val="en-US"/>
            </w:rPr>
          </w:rPrChange>
        </w:rPr>
      </w:pPr>
      <w:r w:rsidRPr="00257903">
        <w:rPr>
          <w:rFonts w:asciiTheme="majorHAnsi" w:eastAsia="Symbol" w:hAnsiTheme="majorHAnsi" w:cstheme="majorHAnsi"/>
          <w:b/>
          <w:sz w:val="25"/>
          <w:szCs w:val="25"/>
          <w:lang w:val="en-US"/>
          <w:rPrChange w:id="38" w:author="Drunen, C.G. van (18062814)" w:date="2021-01-14T15:53:00Z">
            <w:rPr>
              <w:rFonts w:eastAsia="Symbol" w:cstheme="minorHAnsi"/>
              <w:b/>
              <w:sz w:val="25"/>
              <w:szCs w:val="25"/>
              <w:lang w:val="en-US"/>
            </w:rPr>
          </w:rPrChange>
        </w:rPr>
        <w:t>Abstract</w:t>
      </w:r>
    </w:p>
    <w:p w14:paraId="07384D0E" w14:textId="7E619F16" w:rsidR="00BF59D2" w:rsidRPr="009F6C41" w:rsidRDefault="00535B08" w:rsidP="009F6C41">
      <w:pPr>
        <w:jc w:val="both"/>
        <w:rPr>
          <w:b/>
          <w:bCs/>
          <w:lang w:val="en-US"/>
          <w:rPrChange w:id="39" w:author="Drunen, C.G. van (18062814)" w:date="2021-01-14T15:53:00Z">
            <w:rPr>
              <w:rFonts w:eastAsia="Symbol" w:cstheme="minorHAnsi"/>
              <w:bCs/>
              <w:sz w:val="25"/>
              <w:szCs w:val="25"/>
              <w:lang w:val="en-US"/>
            </w:rPr>
          </w:rPrChange>
        </w:rPr>
      </w:pPr>
      <w:r w:rsidRPr="009F6C41">
        <w:rPr>
          <w:b/>
          <w:bCs/>
          <w:lang w:val="en-US"/>
          <w:rPrChange w:id="40" w:author="Drunen, C.G. van (18062814)" w:date="2021-01-14T15:53:00Z">
            <w:rPr>
              <w:rFonts w:eastAsia="Symbol" w:cstheme="minorHAnsi"/>
              <w:bCs/>
              <w:sz w:val="25"/>
              <w:szCs w:val="25"/>
              <w:lang w:val="en-US"/>
            </w:rPr>
          </w:rPrChange>
        </w:rPr>
        <w:t xml:space="preserve">One of the main problems of Net Zero </w:t>
      </w:r>
      <w:r w:rsidR="00E16F63" w:rsidRPr="009F6C41">
        <w:rPr>
          <w:b/>
          <w:bCs/>
          <w:lang w:val="en-US"/>
          <w:rPrChange w:id="41" w:author="Drunen, C.G. van (18062814)" w:date="2021-01-14T15:53:00Z">
            <w:rPr>
              <w:rFonts w:eastAsia="Symbol" w:cstheme="minorHAnsi"/>
              <w:bCs/>
              <w:sz w:val="25"/>
              <w:szCs w:val="25"/>
              <w:lang w:val="en-US"/>
            </w:rPr>
          </w:rPrChange>
        </w:rPr>
        <w:t>Emission</w:t>
      </w:r>
      <w:r w:rsidRPr="009F6C41">
        <w:rPr>
          <w:b/>
          <w:bCs/>
          <w:lang w:val="en-US"/>
          <w:rPrChange w:id="42" w:author="Drunen, C.G. van (18062814)" w:date="2021-01-14T15:53:00Z">
            <w:rPr>
              <w:rFonts w:eastAsia="Symbol" w:cstheme="minorHAnsi"/>
              <w:bCs/>
              <w:sz w:val="25"/>
              <w:szCs w:val="25"/>
              <w:lang w:val="en-US"/>
            </w:rPr>
          </w:rPrChange>
        </w:rPr>
        <w:t xml:space="preserve"> Buildings</w:t>
      </w:r>
      <w:r w:rsidR="002B76FB" w:rsidRPr="009F6C41">
        <w:rPr>
          <w:b/>
          <w:bCs/>
          <w:lang w:val="en-US"/>
          <w:rPrChange w:id="43" w:author="Drunen, C.G. van (18062814)" w:date="2021-01-14T15:53:00Z">
            <w:rPr>
              <w:rFonts w:eastAsia="Symbol" w:cstheme="minorHAnsi"/>
              <w:bCs/>
              <w:sz w:val="25"/>
              <w:szCs w:val="25"/>
              <w:lang w:val="en-US"/>
            </w:rPr>
          </w:rPrChange>
        </w:rPr>
        <w:t xml:space="preserve"> (</w:t>
      </w:r>
      <w:r w:rsidRPr="009F6C41">
        <w:rPr>
          <w:b/>
          <w:bCs/>
          <w:lang w:val="en-US"/>
          <w:rPrChange w:id="44" w:author="Drunen, C.G. van (18062814)" w:date="2021-01-14T15:53:00Z">
            <w:rPr>
              <w:rFonts w:eastAsia="Symbol" w:cstheme="minorHAnsi"/>
              <w:bCs/>
              <w:sz w:val="25"/>
              <w:szCs w:val="25"/>
              <w:lang w:val="en-US"/>
            </w:rPr>
          </w:rPrChange>
        </w:rPr>
        <w:t>NZEB</w:t>
      </w:r>
      <w:r w:rsidR="002B76FB" w:rsidRPr="009F6C41">
        <w:rPr>
          <w:b/>
          <w:bCs/>
          <w:lang w:val="en-US"/>
          <w:rPrChange w:id="45" w:author="Drunen, C.G. van (18062814)" w:date="2021-01-14T15:53:00Z">
            <w:rPr>
              <w:rFonts w:eastAsia="Symbol" w:cstheme="minorHAnsi"/>
              <w:bCs/>
              <w:sz w:val="25"/>
              <w:szCs w:val="25"/>
              <w:lang w:val="en-US"/>
            </w:rPr>
          </w:rPrChange>
        </w:rPr>
        <w:t>)</w:t>
      </w:r>
      <w:r w:rsidRPr="009F6C41">
        <w:rPr>
          <w:b/>
          <w:bCs/>
          <w:lang w:val="en-US"/>
          <w:rPrChange w:id="46" w:author="Drunen, C.G. van (18062814)" w:date="2021-01-14T15:53:00Z">
            <w:rPr>
              <w:rFonts w:eastAsia="Symbol" w:cstheme="minorHAnsi"/>
              <w:bCs/>
              <w:sz w:val="25"/>
              <w:szCs w:val="25"/>
              <w:lang w:val="en-US"/>
            </w:rPr>
          </w:rPrChange>
        </w:rPr>
        <w:t xml:space="preserve"> is that the energy being delivered </w:t>
      </w:r>
      <w:r w:rsidR="00261DE6" w:rsidRPr="009F6C41">
        <w:rPr>
          <w:b/>
          <w:bCs/>
          <w:lang w:val="en-US"/>
          <w:rPrChange w:id="47" w:author="Drunen, C.G. van (18062814)" w:date="2021-01-14T15:53:00Z">
            <w:rPr>
              <w:rFonts w:eastAsia="Symbol" w:cstheme="minorHAnsi"/>
              <w:bCs/>
              <w:sz w:val="25"/>
              <w:szCs w:val="25"/>
              <w:lang w:val="en-US"/>
            </w:rPr>
          </w:rPrChange>
        </w:rPr>
        <w:t xml:space="preserve">to the </w:t>
      </w:r>
      <w:r w:rsidR="00F81C5F" w:rsidRPr="009F6C41">
        <w:rPr>
          <w:b/>
          <w:bCs/>
          <w:lang w:val="en-US"/>
          <w:rPrChange w:id="48" w:author="Drunen, C.G. van (18062814)" w:date="2021-01-14T15:53:00Z">
            <w:rPr>
              <w:rFonts w:eastAsia="Symbol" w:cstheme="minorHAnsi"/>
              <w:bCs/>
              <w:sz w:val="25"/>
              <w:szCs w:val="25"/>
              <w:lang w:val="en-US"/>
            </w:rPr>
          </w:rPrChange>
        </w:rPr>
        <w:t xml:space="preserve">electricity </w:t>
      </w:r>
      <w:r w:rsidR="00261DE6" w:rsidRPr="009F6C41">
        <w:rPr>
          <w:b/>
          <w:bCs/>
          <w:lang w:val="en-US"/>
          <w:rPrChange w:id="49" w:author="Drunen, C.G. van (18062814)" w:date="2021-01-14T15:53:00Z">
            <w:rPr>
              <w:rFonts w:eastAsia="Symbol" w:cstheme="minorHAnsi"/>
              <w:bCs/>
              <w:sz w:val="25"/>
              <w:szCs w:val="25"/>
              <w:lang w:val="en-US"/>
            </w:rPr>
          </w:rPrChange>
        </w:rPr>
        <w:t>grid</w:t>
      </w:r>
      <w:r w:rsidR="002B76FB" w:rsidRPr="009F6C41">
        <w:rPr>
          <w:b/>
          <w:bCs/>
          <w:lang w:val="en-US"/>
          <w:rPrChange w:id="50" w:author="Drunen, C.G. van (18062814)" w:date="2021-01-14T15:53:00Z">
            <w:rPr>
              <w:rFonts w:eastAsia="Symbol" w:cstheme="minorHAnsi"/>
              <w:bCs/>
              <w:sz w:val="25"/>
              <w:szCs w:val="25"/>
              <w:lang w:val="en-US"/>
            </w:rPr>
          </w:rPrChange>
        </w:rPr>
        <w:t>, produced by the PV solar panels,</w:t>
      </w:r>
      <w:r w:rsidR="00261DE6" w:rsidRPr="009F6C41">
        <w:rPr>
          <w:b/>
          <w:bCs/>
          <w:lang w:val="en-US"/>
          <w:rPrChange w:id="51" w:author="Drunen, C.G. van (18062814)" w:date="2021-01-14T15:53:00Z">
            <w:rPr>
              <w:rFonts w:eastAsia="Symbol" w:cstheme="minorHAnsi"/>
              <w:bCs/>
              <w:sz w:val="25"/>
              <w:szCs w:val="25"/>
              <w:lang w:val="en-US"/>
            </w:rPr>
          </w:rPrChange>
        </w:rPr>
        <w:t xml:space="preserve"> </w:t>
      </w:r>
      <w:r w:rsidRPr="009F6C41">
        <w:rPr>
          <w:b/>
          <w:bCs/>
          <w:lang w:val="en-US"/>
          <w:rPrChange w:id="52" w:author="Drunen, C.G. van (18062814)" w:date="2021-01-14T15:53:00Z">
            <w:rPr>
              <w:rFonts w:eastAsia="Symbol" w:cstheme="minorHAnsi"/>
              <w:bCs/>
              <w:sz w:val="25"/>
              <w:szCs w:val="25"/>
              <w:lang w:val="en-US"/>
            </w:rPr>
          </w:rPrChange>
        </w:rPr>
        <w:t xml:space="preserve">is </w:t>
      </w:r>
      <w:r w:rsidR="001637AD" w:rsidRPr="009F6C41">
        <w:rPr>
          <w:b/>
          <w:bCs/>
          <w:lang w:val="en-US"/>
          <w:rPrChange w:id="53" w:author="Drunen, C.G. van (18062814)" w:date="2021-01-14T15:53:00Z">
            <w:rPr>
              <w:rFonts w:eastAsia="Symbol" w:cstheme="minorHAnsi"/>
              <w:bCs/>
              <w:sz w:val="25"/>
              <w:szCs w:val="25"/>
              <w:lang w:val="en-US"/>
            </w:rPr>
          </w:rPrChange>
        </w:rPr>
        <w:t xml:space="preserve">irregular. Therefore putting a lot of strain on the current </w:t>
      </w:r>
      <w:r w:rsidR="0050507E" w:rsidRPr="009F6C41">
        <w:rPr>
          <w:b/>
          <w:bCs/>
          <w:lang w:val="en-US"/>
          <w:rPrChange w:id="54" w:author="Drunen, C.G. van (18062814)" w:date="2021-01-14T15:53:00Z">
            <w:rPr>
              <w:rFonts w:eastAsia="Symbol" w:cstheme="minorHAnsi"/>
              <w:bCs/>
              <w:sz w:val="25"/>
              <w:szCs w:val="25"/>
              <w:lang w:val="en-US"/>
            </w:rPr>
          </w:rPrChange>
        </w:rPr>
        <w:t>grid infrastructure</w:t>
      </w:r>
      <w:r w:rsidR="002B76FB" w:rsidRPr="009F6C41">
        <w:rPr>
          <w:b/>
          <w:bCs/>
          <w:lang w:val="en-US"/>
          <w:rPrChange w:id="55" w:author="Drunen, C.G. van (18062814)" w:date="2021-01-14T15:53:00Z">
            <w:rPr>
              <w:rFonts w:eastAsia="Symbol" w:cstheme="minorHAnsi"/>
              <w:bCs/>
              <w:sz w:val="25"/>
              <w:szCs w:val="25"/>
              <w:lang w:val="en-US"/>
            </w:rPr>
          </w:rPrChange>
        </w:rPr>
        <w:t xml:space="preserve"> during hours of high solar irradiance</w:t>
      </w:r>
      <w:r w:rsidR="0050507E" w:rsidRPr="009F6C41">
        <w:rPr>
          <w:b/>
          <w:bCs/>
          <w:lang w:val="en-US"/>
          <w:rPrChange w:id="56" w:author="Drunen, C.G. van (18062814)" w:date="2021-01-14T15:53:00Z">
            <w:rPr>
              <w:rFonts w:eastAsia="Symbol" w:cstheme="minorHAnsi"/>
              <w:bCs/>
              <w:sz w:val="25"/>
              <w:szCs w:val="25"/>
              <w:lang w:val="en-US"/>
            </w:rPr>
          </w:rPrChange>
        </w:rPr>
        <w:t xml:space="preserve">. </w:t>
      </w:r>
      <w:r w:rsidR="005C4923" w:rsidRPr="005C4923">
        <w:rPr>
          <w:b/>
          <w:lang w:val="en-US"/>
        </w:rPr>
        <w:t>One solution</w:t>
      </w:r>
      <w:r w:rsidR="0050507E" w:rsidRPr="005C4923">
        <w:rPr>
          <w:b/>
          <w:lang w:val="en-US"/>
        </w:rPr>
        <w:t xml:space="preserve"> </w:t>
      </w:r>
      <w:r w:rsidR="000042E6" w:rsidRPr="005C4923">
        <w:rPr>
          <w:b/>
          <w:lang w:val="en-US"/>
        </w:rPr>
        <w:t xml:space="preserve">to </w:t>
      </w:r>
      <w:r w:rsidR="005C4923" w:rsidRPr="005C4923">
        <w:rPr>
          <w:b/>
          <w:lang w:val="en-US"/>
        </w:rPr>
        <w:t>reduce</w:t>
      </w:r>
      <w:r w:rsidR="000042E6" w:rsidRPr="005C4923">
        <w:rPr>
          <w:b/>
          <w:lang w:val="en-US"/>
        </w:rPr>
        <w:t xml:space="preserve"> the </w:t>
      </w:r>
      <w:r w:rsidR="005C4923" w:rsidRPr="005C4923">
        <w:rPr>
          <w:b/>
          <w:lang w:val="en-US"/>
        </w:rPr>
        <w:t xml:space="preserve">strain on the grid infrastructures is to add energy storage capacity to the Net Zero Energy Buildings and store or deliver the energy at the time that is most economically advantageous. Given the fact that the hourly energy prices are defined one day in advance, an </w:t>
      </w:r>
      <w:r w:rsidR="000042E6" w:rsidRPr="005C4923">
        <w:rPr>
          <w:b/>
          <w:lang w:val="en-US"/>
        </w:rPr>
        <w:t xml:space="preserve">energy consumption and production </w:t>
      </w:r>
      <w:r w:rsidR="005C4923" w:rsidRPr="005C4923">
        <w:rPr>
          <w:b/>
          <w:lang w:val="en-US"/>
        </w:rPr>
        <w:t>prediction will allow to define the most optimal control strategy for the energy storage system.</w:t>
      </w:r>
      <w:r w:rsidR="000042E6">
        <w:rPr>
          <w:b/>
          <w:lang w:val="en-US"/>
        </w:rPr>
        <w:t xml:space="preserve"> </w:t>
      </w:r>
      <w:r w:rsidR="000042E6" w:rsidRPr="009F6C41">
        <w:rPr>
          <w:b/>
          <w:bCs/>
          <w:lang w:val="en-US"/>
          <w:rPrChange w:id="57" w:author="Drunen, C.G. van (18062814)" w:date="2021-01-14T15:53:00Z">
            <w:rPr>
              <w:rFonts w:eastAsia="Symbol" w:cstheme="minorHAnsi"/>
              <w:bCs/>
              <w:sz w:val="25"/>
              <w:szCs w:val="25"/>
              <w:lang w:val="en-US"/>
            </w:rPr>
          </w:rPrChange>
        </w:rPr>
        <w:t>The goal of this paper is to predict the energy production and consumption</w:t>
      </w:r>
      <w:r w:rsidR="00E52E16" w:rsidRPr="009F6C41">
        <w:rPr>
          <w:b/>
          <w:bCs/>
          <w:lang w:val="en-US"/>
          <w:rPrChange w:id="58" w:author="Drunen, C.G. van (18062814)" w:date="2021-01-14T15:53:00Z">
            <w:rPr>
              <w:rFonts w:eastAsia="Symbol" w:cstheme="minorHAnsi"/>
              <w:bCs/>
              <w:sz w:val="25"/>
              <w:szCs w:val="25"/>
              <w:lang w:val="en-US"/>
            </w:rPr>
          </w:rPrChange>
        </w:rPr>
        <w:t xml:space="preserve"> </w:t>
      </w:r>
      <w:r w:rsidR="000042E6" w:rsidRPr="009F6C41">
        <w:rPr>
          <w:b/>
          <w:bCs/>
          <w:lang w:val="en-US"/>
          <w:rPrChange w:id="59" w:author="Drunen, C.G. van (18062814)" w:date="2021-01-14T15:53:00Z">
            <w:rPr>
              <w:rFonts w:eastAsia="Symbol" w:cstheme="minorHAnsi"/>
              <w:bCs/>
              <w:sz w:val="25"/>
              <w:szCs w:val="25"/>
              <w:lang w:val="en-US"/>
            </w:rPr>
          </w:rPrChange>
        </w:rPr>
        <w:t>of one such NZEB house</w:t>
      </w:r>
      <w:r w:rsidR="001A1434" w:rsidRPr="009F6C41">
        <w:rPr>
          <w:b/>
          <w:bCs/>
          <w:lang w:val="en-US"/>
          <w:rPrChange w:id="60" w:author="Drunen, C.G. van (18062814)" w:date="2021-01-14T15:53:00Z">
            <w:rPr>
              <w:rFonts w:eastAsia="Symbol" w:cstheme="minorHAnsi"/>
              <w:bCs/>
              <w:sz w:val="25"/>
              <w:szCs w:val="25"/>
              <w:lang w:val="en-US"/>
            </w:rPr>
          </w:rPrChange>
        </w:rPr>
        <w:t xml:space="preserve"> </w:t>
      </w:r>
      <w:r w:rsidR="005B36C7" w:rsidRPr="009F6C41">
        <w:rPr>
          <w:b/>
          <w:bCs/>
          <w:lang w:val="en-US"/>
          <w:rPrChange w:id="61" w:author="Drunen, C.G. van (18062814)" w:date="2021-01-14T15:53:00Z">
            <w:rPr>
              <w:rFonts w:eastAsia="Symbol" w:cstheme="minorHAnsi"/>
              <w:bCs/>
              <w:sz w:val="25"/>
              <w:szCs w:val="25"/>
              <w:lang w:val="en-US"/>
            </w:rPr>
          </w:rPrChange>
        </w:rPr>
        <w:t xml:space="preserve">1 </w:t>
      </w:r>
      <w:r w:rsidR="001A1434" w:rsidRPr="009F6C41">
        <w:rPr>
          <w:b/>
          <w:bCs/>
          <w:lang w:val="en-US"/>
          <w:rPrChange w:id="62" w:author="Drunen, C.G. van (18062814)" w:date="2021-01-14T15:53:00Z">
            <w:rPr>
              <w:rFonts w:eastAsia="Symbol" w:cstheme="minorHAnsi"/>
              <w:bCs/>
              <w:sz w:val="25"/>
              <w:szCs w:val="25"/>
              <w:lang w:val="en-US"/>
            </w:rPr>
          </w:rPrChange>
        </w:rPr>
        <w:t xml:space="preserve">day in advance </w:t>
      </w:r>
      <w:r w:rsidR="00532914" w:rsidRPr="009F6C41">
        <w:rPr>
          <w:b/>
          <w:bCs/>
          <w:lang w:val="en-US"/>
          <w:rPrChange w:id="63" w:author="Drunen, C.G. van (18062814)" w:date="2021-01-14T15:53:00Z">
            <w:rPr>
              <w:rFonts w:eastAsia="Symbol" w:cstheme="minorHAnsi"/>
              <w:bCs/>
              <w:sz w:val="25"/>
              <w:szCs w:val="25"/>
              <w:lang w:val="en-US"/>
            </w:rPr>
          </w:rPrChange>
        </w:rPr>
        <w:t xml:space="preserve">with an hourly resolution. </w:t>
      </w:r>
      <w:r w:rsidR="008A3313" w:rsidRPr="009F6C41">
        <w:rPr>
          <w:b/>
          <w:bCs/>
          <w:lang w:val="en-US"/>
          <w:rPrChange w:id="64" w:author="Drunen, C.G. van (18062814)" w:date="2021-01-14T15:53:00Z">
            <w:rPr>
              <w:rFonts w:eastAsia="Symbol" w:cstheme="minorHAnsi"/>
              <w:bCs/>
              <w:sz w:val="25"/>
              <w:szCs w:val="25"/>
              <w:lang w:val="en-US"/>
            </w:rPr>
          </w:rPrChange>
        </w:rPr>
        <w:t>The data used is</w:t>
      </w:r>
      <w:r w:rsidR="00424921" w:rsidRPr="009F6C41">
        <w:rPr>
          <w:b/>
          <w:bCs/>
          <w:lang w:val="en-US"/>
          <w:rPrChange w:id="65" w:author="Drunen, C.G. van (18062814)" w:date="2021-01-14T15:53:00Z">
            <w:rPr>
              <w:rFonts w:eastAsia="Symbol" w:cstheme="minorHAnsi"/>
              <w:bCs/>
              <w:sz w:val="25"/>
              <w:szCs w:val="25"/>
              <w:lang w:val="en-US"/>
            </w:rPr>
          </w:rPrChange>
        </w:rPr>
        <w:t xml:space="preserve"> the smart meter data and</w:t>
      </w:r>
      <w:r w:rsidR="00F5019B" w:rsidRPr="009F6C41">
        <w:rPr>
          <w:b/>
          <w:bCs/>
          <w:lang w:val="en-US"/>
          <w:rPrChange w:id="66" w:author="Drunen, C.G. van (18062814)" w:date="2021-01-14T15:53:00Z">
            <w:rPr>
              <w:rFonts w:eastAsia="Symbol" w:cstheme="minorHAnsi"/>
              <w:bCs/>
              <w:sz w:val="25"/>
              <w:szCs w:val="25"/>
              <w:lang w:val="en-US"/>
            </w:rPr>
          </w:rPrChange>
        </w:rPr>
        <w:t xml:space="preserve"> solar inverter data</w:t>
      </w:r>
      <w:r w:rsidR="008A3313" w:rsidRPr="009F6C41">
        <w:rPr>
          <w:b/>
          <w:bCs/>
          <w:lang w:val="en-US"/>
          <w:rPrChange w:id="67" w:author="Drunen, C.G. van (18062814)" w:date="2021-01-14T15:53:00Z">
            <w:rPr>
              <w:rFonts w:eastAsia="Symbol" w:cstheme="minorHAnsi"/>
              <w:bCs/>
              <w:sz w:val="25"/>
              <w:szCs w:val="25"/>
              <w:lang w:val="en-US"/>
            </w:rPr>
          </w:rPrChange>
        </w:rPr>
        <w:t xml:space="preserve"> from</w:t>
      </w:r>
      <w:r w:rsidR="00612E90" w:rsidRPr="009F6C41">
        <w:rPr>
          <w:b/>
          <w:bCs/>
          <w:lang w:val="en-US"/>
          <w:rPrChange w:id="68" w:author="Drunen, C.G. van (18062814)" w:date="2021-01-14T15:53:00Z">
            <w:rPr>
              <w:rFonts w:eastAsia="Symbol" w:cstheme="minorHAnsi"/>
              <w:bCs/>
              <w:sz w:val="25"/>
              <w:szCs w:val="25"/>
              <w:lang w:val="en-US"/>
            </w:rPr>
          </w:rPrChange>
        </w:rPr>
        <w:t xml:space="preserve"> </w:t>
      </w:r>
      <w:r w:rsidR="00C111C3" w:rsidRPr="009F6C41">
        <w:rPr>
          <w:b/>
          <w:bCs/>
          <w:lang w:val="en-US"/>
          <w:rPrChange w:id="69" w:author="Drunen, C.G. van (18062814)" w:date="2021-01-14T15:53:00Z">
            <w:rPr>
              <w:rFonts w:eastAsia="Symbol" w:cstheme="minorHAnsi"/>
              <w:bCs/>
              <w:sz w:val="25"/>
              <w:szCs w:val="25"/>
              <w:lang w:val="en-US"/>
            </w:rPr>
          </w:rPrChange>
        </w:rPr>
        <w:t>12 NZEB</w:t>
      </w:r>
      <w:r w:rsidR="00612E90" w:rsidRPr="009F6C41">
        <w:rPr>
          <w:b/>
          <w:bCs/>
          <w:lang w:val="en-US"/>
          <w:rPrChange w:id="70" w:author="Drunen, C.G. van (18062814)" w:date="2021-01-14T15:53:00Z">
            <w:rPr>
              <w:rFonts w:eastAsia="Symbol" w:cstheme="minorHAnsi"/>
              <w:bCs/>
              <w:sz w:val="25"/>
              <w:szCs w:val="25"/>
              <w:lang w:val="en-US"/>
            </w:rPr>
          </w:rPrChange>
        </w:rPr>
        <w:t xml:space="preserve"> </w:t>
      </w:r>
      <w:r w:rsidR="00C111C3" w:rsidRPr="009F6C41">
        <w:rPr>
          <w:b/>
          <w:bCs/>
          <w:lang w:val="en-US"/>
          <w:rPrChange w:id="71" w:author="Drunen, C.G. van (18062814)" w:date="2021-01-14T15:53:00Z">
            <w:rPr>
              <w:rFonts w:eastAsia="Symbol" w:cstheme="minorHAnsi"/>
              <w:bCs/>
              <w:sz w:val="25"/>
              <w:szCs w:val="25"/>
              <w:lang w:val="en-US"/>
            </w:rPr>
          </w:rPrChange>
        </w:rPr>
        <w:t>households</w:t>
      </w:r>
      <w:r w:rsidR="00612E90" w:rsidRPr="009F6C41">
        <w:rPr>
          <w:b/>
          <w:bCs/>
          <w:lang w:val="en-US"/>
          <w:rPrChange w:id="72" w:author="Drunen, C.G. van (18062814)" w:date="2021-01-14T15:53:00Z">
            <w:rPr>
              <w:rFonts w:eastAsia="Symbol" w:cstheme="minorHAnsi"/>
              <w:bCs/>
              <w:sz w:val="25"/>
              <w:szCs w:val="25"/>
              <w:lang w:val="en-US"/>
            </w:rPr>
          </w:rPrChange>
        </w:rPr>
        <w:t xml:space="preserve"> in </w:t>
      </w:r>
      <w:r w:rsidR="00C111C3" w:rsidRPr="009F6C41">
        <w:rPr>
          <w:b/>
          <w:bCs/>
          <w:lang w:val="en-US"/>
          <w:rPrChange w:id="73" w:author="Drunen, C.G. van (18062814)" w:date="2021-01-14T15:53:00Z">
            <w:rPr>
              <w:rFonts w:eastAsia="Symbol" w:cstheme="minorHAnsi"/>
              <w:bCs/>
              <w:sz w:val="25"/>
              <w:szCs w:val="25"/>
              <w:lang w:val="en-US"/>
            </w:rPr>
          </w:rPrChange>
        </w:rPr>
        <w:t>Zoetermeer (</w:t>
      </w:r>
      <w:r w:rsidR="00AE046C" w:rsidRPr="009F6C41">
        <w:rPr>
          <w:b/>
          <w:bCs/>
          <w:lang w:val="en-US"/>
          <w:rPrChange w:id="74" w:author="Drunen, C.G. van (18062814)" w:date="2021-01-14T15:53:00Z">
            <w:rPr>
              <w:rFonts w:eastAsia="Symbol" w:cstheme="minorHAnsi"/>
              <w:bCs/>
              <w:sz w:val="25"/>
              <w:szCs w:val="25"/>
              <w:lang w:val="en-US"/>
            </w:rPr>
          </w:rPrChange>
        </w:rPr>
        <w:t>Zuid</w:t>
      </w:r>
      <w:r w:rsidR="0048429D" w:rsidRPr="009F6C41">
        <w:rPr>
          <w:b/>
          <w:bCs/>
          <w:lang w:val="en-US"/>
          <w:rPrChange w:id="75" w:author="Drunen, C.G. van (18062814)" w:date="2021-01-14T15:53:00Z">
            <w:rPr>
              <w:rFonts w:eastAsia="Symbol" w:cstheme="minorHAnsi"/>
              <w:bCs/>
              <w:sz w:val="25"/>
              <w:szCs w:val="25"/>
              <w:lang w:val="en-US"/>
            </w:rPr>
          </w:rPrChange>
        </w:rPr>
        <w:t>-Holland</w:t>
      </w:r>
      <w:r w:rsidR="00C111C3" w:rsidRPr="009F6C41">
        <w:rPr>
          <w:b/>
          <w:bCs/>
          <w:lang w:val="en-US"/>
          <w:rPrChange w:id="76" w:author="Drunen, C.G. van (18062814)" w:date="2021-01-14T15:53:00Z">
            <w:rPr>
              <w:rFonts w:eastAsia="Symbol" w:cstheme="minorHAnsi"/>
              <w:bCs/>
              <w:sz w:val="25"/>
              <w:szCs w:val="25"/>
              <w:lang w:val="en-US"/>
            </w:rPr>
          </w:rPrChange>
        </w:rPr>
        <w:t xml:space="preserve">, the </w:t>
      </w:r>
      <w:r w:rsidR="0048429D" w:rsidRPr="009F6C41">
        <w:rPr>
          <w:b/>
          <w:bCs/>
          <w:lang w:val="en-US"/>
          <w:rPrChange w:id="77" w:author="Drunen, C.G. van (18062814)" w:date="2021-01-14T15:53:00Z">
            <w:rPr>
              <w:rFonts w:eastAsia="Symbol" w:cstheme="minorHAnsi"/>
              <w:bCs/>
              <w:sz w:val="25"/>
              <w:szCs w:val="25"/>
              <w:lang w:val="en-US"/>
            </w:rPr>
          </w:rPrChange>
        </w:rPr>
        <w:t xml:space="preserve">Netherlands). </w:t>
      </w:r>
      <w:r w:rsidR="00C111C3" w:rsidRPr="009F6C41">
        <w:rPr>
          <w:b/>
          <w:bCs/>
          <w:lang w:val="en-US"/>
          <w:rPrChange w:id="78" w:author="Drunen, C.G. van (18062814)" w:date="2021-01-14T15:53:00Z">
            <w:rPr>
              <w:rFonts w:eastAsia="Symbol" w:cstheme="minorHAnsi"/>
              <w:bCs/>
              <w:sz w:val="25"/>
              <w:szCs w:val="25"/>
              <w:lang w:val="en-US"/>
            </w:rPr>
          </w:rPrChange>
        </w:rPr>
        <w:t xml:space="preserve">Former research such as that from </w:t>
      </w:r>
      <w:sdt>
        <w:sdtPr>
          <w:rPr>
            <w:b/>
            <w:bCs/>
            <w:lang w:val="en-US"/>
          </w:rPr>
          <w:id w:val="-856582533"/>
          <w:citation/>
        </w:sdtPr>
        <w:sdtEndPr/>
        <w:sdtContent>
          <w:r w:rsidR="00C111C3" w:rsidRPr="009F6C41">
            <w:rPr>
              <w:b/>
              <w:bCs/>
              <w:lang w:val="en-US"/>
              <w:rPrChange w:id="79" w:author="Drunen, C.G. van (18062814)" w:date="2021-01-14T15:53:00Z">
                <w:rPr>
                  <w:rFonts w:eastAsia="Symbol" w:cstheme="minorHAnsi"/>
                  <w:bCs/>
                  <w:sz w:val="25"/>
                  <w:szCs w:val="25"/>
                  <w:lang w:val="en-US"/>
                </w:rPr>
              </w:rPrChange>
            </w:rPr>
            <w:fldChar w:fldCharType="begin"/>
          </w:r>
          <w:r w:rsidR="00C111C3" w:rsidRPr="009F6C41">
            <w:rPr>
              <w:b/>
              <w:bCs/>
              <w:lang w:val="en-GB"/>
              <w:rPrChange w:id="80" w:author="Drunen, C.G. van (18062814)" w:date="2021-01-14T15:53:00Z">
                <w:rPr>
                  <w:rFonts w:eastAsia="Symbol" w:cstheme="minorHAnsi"/>
                  <w:bCs/>
                  <w:sz w:val="25"/>
                  <w:szCs w:val="25"/>
                  <w:lang w:val="en-GB"/>
                </w:rPr>
              </w:rPrChange>
            </w:rPr>
            <w:instrText xml:space="preserve"> CITATION Liu19 \l 1043 </w:instrText>
          </w:r>
          <w:r w:rsidR="00C111C3" w:rsidRPr="009F6C41">
            <w:rPr>
              <w:b/>
              <w:bCs/>
              <w:lang w:val="en-US"/>
              <w:rPrChange w:id="81" w:author="Drunen, C.G. van (18062814)" w:date="2021-01-14T15:53:00Z">
                <w:rPr>
                  <w:rFonts w:eastAsia="Symbol" w:cstheme="minorHAnsi"/>
                  <w:bCs/>
                  <w:sz w:val="25"/>
                  <w:szCs w:val="25"/>
                  <w:lang w:val="en-US"/>
                </w:rPr>
              </w:rPrChange>
            </w:rPr>
            <w:fldChar w:fldCharType="separate"/>
          </w:r>
          <w:r w:rsidR="00C111C3" w:rsidRPr="009F6C41">
            <w:rPr>
              <w:b/>
              <w:bCs/>
              <w:lang w:val="en-GB"/>
              <w:rPrChange w:id="82" w:author="Drunen, C.G. van (18062814)" w:date="2021-01-14T15:53:00Z">
                <w:rPr>
                  <w:rFonts w:eastAsia="Symbol" w:cstheme="minorHAnsi"/>
                  <w:noProof/>
                  <w:sz w:val="25"/>
                  <w:szCs w:val="25"/>
                  <w:lang w:val="en-GB"/>
                </w:rPr>
              </w:rPrChange>
            </w:rPr>
            <w:t>(Liu, et al., 2019)</w:t>
          </w:r>
          <w:r w:rsidR="00C111C3" w:rsidRPr="009F6C41">
            <w:rPr>
              <w:b/>
              <w:bCs/>
              <w:lang w:val="en-US"/>
              <w:rPrChange w:id="83" w:author="Drunen, C.G. van (18062814)" w:date="2021-01-14T15:53:00Z">
                <w:rPr>
                  <w:rFonts w:eastAsia="Symbol" w:cstheme="minorHAnsi"/>
                  <w:bCs/>
                  <w:sz w:val="25"/>
                  <w:szCs w:val="25"/>
                  <w:lang w:val="en-US"/>
                </w:rPr>
              </w:rPrChange>
            </w:rPr>
            <w:fldChar w:fldCharType="end"/>
          </w:r>
        </w:sdtContent>
      </w:sdt>
      <w:r w:rsidR="00C111C3" w:rsidRPr="009F6C41">
        <w:rPr>
          <w:b/>
          <w:bCs/>
          <w:lang w:val="en-US"/>
          <w:rPrChange w:id="84" w:author="Drunen, C.G. van (18062814)" w:date="2021-01-14T15:53:00Z">
            <w:rPr>
              <w:rFonts w:eastAsia="Symbol" w:cstheme="minorHAnsi"/>
              <w:bCs/>
              <w:sz w:val="25"/>
              <w:szCs w:val="25"/>
              <w:lang w:val="en-US"/>
            </w:rPr>
          </w:rPrChange>
        </w:rPr>
        <w:t xml:space="preserve"> indicate that there are multiple machine learning models that could be valuable in the effort of predicting the hourly energy consumption of a NZEB. Besides that there are multiple research papers </w:t>
      </w:r>
      <w:r w:rsidR="00DF7B95" w:rsidRPr="009F6C41">
        <w:rPr>
          <w:b/>
          <w:bCs/>
          <w:lang w:val="en-US"/>
          <w:rPrChange w:id="85" w:author="Drunen, C.G. van (18062814)" w:date="2021-01-14T15:53:00Z">
            <w:rPr>
              <w:rFonts w:eastAsia="Symbol" w:cstheme="minorHAnsi"/>
              <w:bCs/>
              <w:sz w:val="25"/>
              <w:szCs w:val="25"/>
              <w:lang w:val="en-US"/>
            </w:rPr>
          </w:rPrChange>
        </w:rPr>
        <w:t xml:space="preserve">recommending the use of LSTM </w:t>
      </w:r>
      <w:sdt>
        <w:sdtPr>
          <w:rPr>
            <w:b/>
            <w:bCs/>
            <w:lang w:val="en-US"/>
          </w:rPr>
          <w:id w:val="-310647159"/>
          <w:citation/>
        </w:sdtPr>
        <w:sdtEndPr/>
        <w:sdtContent>
          <w:r w:rsidR="00DF7B95" w:rsidRPr="009F6C41">
            <w:rPr>
              <w:b/>
              <w:bCs/>
              <w:lang w:val="en-US"/>
              <w:rPrChange w:id="86" w:author="Drunen, C.G. van (18062814)" w:date="2021-01-14T15:53:00Z">
                <w:rPr>
                  <w:rFonts w:eastAsia="Symbol" w:cstheme="minorHAnsi"/>
                  <w:bCs/>
                  <w:sz w:val="25"/>
                  <w:szCs w:val="25"/>
                  <w:lang w:val="en-US"/>
                </w:rPr>
              </w:rPrChange>
            </w:rPr>
            <w:fldChar w:fldCharType="begin"/>
          </w:r>
          <w:r w:rsidR="00DF7B95" w:rsidRPr="009F6C41">
            <w:rPr>
              <w:b/>
              <w:bCs/>
              <w:lang w:val="en-US"/>
              <w:rPrChange w:id="87" w:author="Drunen, C.G. van (18062814)" w:date="2021-01-14T15:53:00Z">
                <w:rPr>
                  <w:rFonts w:eastAsia="Symbol" w:cstheme="minorHAnsi"/>
                  <w:bCs/>
                  <w:sz w:val="25"/>
                  <w:szCs w:val="25"/>
                  <w:lang w:val="en-US"/>
                </w:rPr>
              </w:rPrChange>
            </w:rPr>
            <w:instrText xml:space="preserve"> CITATION Jan \l 1043 </w:instrText>
          </w:r>
          <w:r w:rsidR="00DF7B95" w:rsidRPr="009F6C41">
            <w:rPr>
              <w:b/>
              <w:bCs/>
              <w:lang w:val="en-US"/>
              <w:rPrChange w:id="88" w:author="Drunen, C.G. van (18062814)" w:date="2021-01-14T15:53:00Z">
                <w:rPr>
                  <w:rFonts w:eastAsia="Symbol" w:cstheme="minorHAnsi"/>
                  <w:bCs/>
                  <w:sz w:val="25"/>
                  <w:szCs w:val="25"/>
                  <w:lang w:val="en-US"/>
                </w:rPr>
              </w:rPrChange>
            </w:rPr>
            <w:fldChar w:fldCharType="separate"/>
          </w:r>
          <w:r w:rsidR="00DF7B95" w:rsidRPr="009F6C41">
            <w:rPr>
              <w:b/>
              <w:bCs/>
              <w:lang w:val="en-US"/>
              <w:rPrChange w:id="89" w:author="Drunen, C.G. van (18062814)" w:date="2021-01-14T15:53:00Z">
                <w:rPr>
                  <w:rFonts w:eastAsia="Symbol" w:cstheme="minorHAnsi"/>
                  <w:bCs/>
                  <w:sz w:val="25"/>
                  <w:szCs w:val="25"/>
                  <w:lang w:val="en-US"/>
                </w:rPr>
              </w:rPrChange>
            </w:rPr>
            <w:t>(Jana, Ghosh, &amp; Sanyal)</w:t>
          </w:r>
          <w:r w:rsidR="00DF7B95" w:rsidRPr="009F6C41">
            <w:rPr>
              <w:b/>
              <w:bCs/>
              <w:lang w:val="en-US"/>
              <w:rPrChange w:id="90" w:author="Drunen, C.G. van (18062814)" w:date="2021-01-14T15:53:00Z">
                <w:rPr>
                  <w:rFonts w:eastAsia="Symbol" w:cstheme="minorHAnsi"/>
                  <w:bCs/>
                  <w:sz w:val="25"/>
                  <w:szCs w:val="25"/>
                  <w:lang w:val="en-US"/>
                </w:rPr>
              </w:rPrChange>
            </w:rPr>
            <w:fldChar w:fldCharType="end"/>
          </w:r>
        </w:sdtContent>
      </w:sdt>
      <w:r w:rsidR="00DF7B95" w:rsidRPr="009F6C41">
        <w:rPr>
          <w:b/>
          <w:bCs/>
          <w:lang w:val="en-US"/>
          <w:rPrChange w:id="91" w:author="Drunen, C.G. van (18062814)" w:date="2021-01-14T15:53:00Z">
            <w:rPr>
              <w:rFonts w:eastAsia="Symbol" w:cstheme="minorHAnsi"/>
              <w:bCs/>
              <w:sz w:val="25"/>
              <w:szCs w:val="25"/>
              <w:lang w:val="en-US"/>
            </w:rPr>
          </w:rPrChange>
        </w:rPr>
        <w:t xml:space="preserve">, </w:t>
      </w:r>
      <w:sdt>
        <w:sdtPr>
          <w:rPr>
            <w:b/>
            <w:bCs/>
            <w:lang w:val="en-US"/>
          </w:rPr>
          <w:id w:val="-2070328540"/>
          <w:citation/>
        </w:sdtPr>
        <w:sdtEndPr/>
        <w:sdtContent>
          <w:r w:rsidR="00DF7B95" w:rsidRPr="009F6C41">
            <w:rPr>
              <w:b/>
              <w:bCs/>
              <w:lang w:val="en-US"/>
              <w:rPrChange w:id="92" w:author="Drunen, C.G. van (18062814)" w:date="2021-01-14T15:53:00Z">
                <w:rPr>
                  <w:rFonts w:eastAsia="Symbol" w:cstheme="minorHAnsi"/>
                  <w:bCs/>
                  <w:sz w:val="25"/>
                  <w:szCs w:val="25"/>
                  <w:lang w:val="en-US"/>
                </w:rPr>
              </w:rPrChange>
            </w:rPr>
            <w:fldChar w:fldCharType="begin"/>
          </w:r>
          <w:r w:rsidR="00DF7B95" w:rsidRPr="009F6C41">
            <w:rPr>
              <w:b/>
              <w:bCs/>
              <w:lang w:val="en-US"/>
              <w:rPrChange w:id="93" w:author="Drunen, C.G. van (18062814)" w:date="2021-01-14T15:53:00Z">
                <w:rPr>
                  <w:rFonts w:eastAsia="Symbol" w:cstheme="minorHAnsi"/>
                  <w:bCs/>
                  <w:sz w:val="25"/>
                  <w:szCs w:val="25"/>
                  <w:lang w:val="en-US"/>
                </w:rPr>
              </w:rPrChange>
            </w:rPr>
            <w:instrText xml:space="preserve"> CITATION Kim \l 1043 </w:instrText>
          </w:r>
          <w:r w:rsidR="00DF7B95" w:rsidRPr="009F6C41">
            <w:rPr>
              <w:b/>
              <w:bCs/>
              <w:lang w:val="en-US"/>
              <w:rPrChange w:id="94" w:author="Drunen, C.G. van (18062814)" w:date="2021-01-14T15:53:00Z">
                <w:rPr>
                  <w:rFonts w:eastAsia="Symbol" w:cstheme="minorHAnsi"/>
                  <w:bCs/>
                  <w:sz w:val="25"/>
                  <w:szCs w:val="25"/>
                  <w:lang w:val="en-US"/>
                </w:rPr>
              </w:rPrChange>
            </w:rPr>
            <w:fldChar w:fldCharType="separate"/>
          </w:r>
          <w:r w:rsidR="00DF7B95" w:rsidRPr="009F6C41">
            <w:rPr>
              <w:b/>
              <w:bCs/>
              <w:lang w:val="en-US"/>
              <w:rPrChange w:id="95" w:author="Drunen, C.G. van (18062814)" w:date="2021-01-14T15:53:00Z">
                <w:rPr>
                  <w:rFonts w:eastAsia="Symbol" w:cstheme="minorHAnsi"/>
                  <w:bCs/>
                  <w:sz w:val="25"/>
                  <w:szCs w:val="25"/>
                  <w:lang w:val="en-US"/>
                </w:rPr>
              </w:rPrChange>
            </w:rPr>
            <w:t>(Kim &amp; Cho, 2019)</w:t>
          </w:r>
          <w:r w:rsidR="00DF7B95" w:rsidRPr="009F6C41">
            <w:rPr>
              <w:b/>
              <w:bCs/>
              <w:lang w:val="en-US"/>
              <w:rPrChange w:id="96" w:author="Drunen, C.G. van (18062814)" w:date="2021-01-14T15:53:00Z">
                <w:rPr>
                  <w:rFonts w:eastAsia="Symbol" w:cstheme="minorHAnsi"/>
                  <w:bCs/>
                  <w:sz w:val="25"/>
                  <w:szCs w:val="25"/>
                  <w:lang w:val="en-US"/>
                </w:rPr>
              </w:rPrChange>
            </w:rPr>
            <w:fldChar w:fldCharType="end"/>
          </w:r>
        </w:sdtContent>
      </w:sdt>
      <w:r w:rsidR="00DF7B95" w:rsidRPr="009F6C41">
        <w:rPr>
          <w:b/>
          <w:bCs/>
          <w:lang w:val="en-US"/>
          <w:rPrChange w:id="97" w:author="Drunen, C.G. van (18062814)" w:date="2021-01-14T15:53:00Z">
            <w:rPr>
              <w:rFonts w:eastAsia="Symbol" w:cstheme="minorHAnsi"/>
              <w:bCs/>
              <w:sz w:val="25"/>
              <w:szCs w:val="25"/>
              <w:lang w:val="en-US"/>
            </w:rPr>
          </w:rPrChange>
        </w:rPr>
        <w:t xml:space="preserve">, </w:t>
      </w:r>
      <w:sdt>
        <w:sdtPr>
          <w:rPr>
            <w:b/>
            <w:bCs/>
            <w:lang w:val="en-US"/>
          </w:rPr>
          <w:id w:val="13665831"/>
          <w:citation/>
        </w:sdtPr>
        <w:sdtEndPr/>
        <w:sdtContent>
          <w:r w:rsidR="00DF7B95" w:rsidRPr="009F6C41">
            <w:rPr>
              <w:b/>
              <w:bCs/>
              <w:lang w:val="en-US"/>
              <w:rPrChange w:id="98" w:author="Drunen, C.G. van (18062814)" w:date="2021-01-14T15:53:00Z">
                <w:rPr>
                  <w:rFonts w:eastAsia="Symbol" w:cstheme="minorHAnsi"/>
                  <w:bCs/>
                  <w:sz w:val="25"/>
                  <w:szCs w:val="25"/>
                  <w:lang w:val="en-US"/>
                </w:rPr>
              </w:rPrChange>
            </w:rPr>
            <w:fldChar w:fldCharType="begin"/>
          </w:r>
          <w:r w:rsidR="00DF7B95" w:rsidRPr="009F6C41">
            <w:rPr>
              <w:b/>
              <w:bCs/>
              <w:lang w:val="en-US"/>
              <w:rPrChange w:id="99" w:author="Drunen, C.G. van (18062814)" w:date="2021-01-14T15:53:00Z">
                <w:rPr>
                  <w:rFonts w:eastAsia="Symbol" w:cstheme="minorHAnsi"/>
                  <w:bCs/>
                  <w:sz w:val="25"/>
                  <w:szCs w:val="25"/>
                  <w:lang w:val="en-US"/>
                </w:rPr>
              </w:rPrChange>
            </w:rPr>
            <w:instrText xml:space="preserve"> CITATION Kho20 \l 1043 </w:instrText>
          </w:r>
          <w:r w:rsidR="00DF7B95" w:rsidRPr="009F6C41">
            <w:rPr>
              <w:b/>
              <w:bCs/>
              <w:lang w:val="en-US"/>
              <w:rPrChange w:id="100" w:author="Drunen, C.G. van (18062814)" w:date="2021-01-14T15:53:00Z">
                <w:rPr>
                  <w:rFonts w:eastAsia="Symbol" w:cstheme="minorHAnsi"/>
                  <w:bCs/>
                  <w:sz w:val="25"/>
                  <w:szCs w:val="25"/>
                  <w:lang w:val="en-US"/>
                </w:rPr>
              </w:rPrChange>
            </w:rPr>
            <w:fldChar w:fldCharType="separate"/>
          </w:r>
          <w:r w:rsidR="00DF7B95" w:rsidRPr="009F6C41">
            <w:rPr>
              <w:b/>
              <w:bCs/>
              <w:lang w:val="en-US"/>
              <w:rPrChange w:id="101" w:author="Drunen, C.G. van (18062814)" w:date="2021-01-14T15:53:00Z">
                <w:rPr>
                  <w:rFonts w:eastAsia="Symbol" w:cstheme="minorHAnsi"/>
                  <w:bCs/>
                  <w:sz w:val="25"/>
                  <w:szCs w:val="25"/>
                  <w:lang w:val="en-US"/>
                </w:rPr>
              </w:rPrChange>
            </w:rPr>
            <w:t>(Khovalyg &amp; Heidari, 2020)</w:t>
          </w:r>
          <w:r w:rsidR="00DF7B95" w:rsidRPr="009F6C41">
            <w:rPr>
              <w:b/>
              <w:bCs/>
              <w:lang w:val="en-US"/>
              <w:rPrChange w:id="102" w:author="Drunen, C.G. van (18062814)" w:date="2021-01-14T15:53:00Z">
                <w:rPr>
                  <w:rFonts w:eastAsia="Symbol" w:cstheme="minorHAnsi"/>
                  <w:bCs/>
                  <w:sz w:val="25"/>
                  <w:szCs w:val="25"/>
                  <w:lang w:val="en-US"/>
                </w:rPr>
              </w:rPrChange>
            </w:rPr>
            <w:fldChar w:fldCharType="end"/>
          </w:r>
        </w:sdtContent>
      </w:sdt>
      <w:r w:rsidR="00DF7B95" w:rsidRPr="009F6C41">
        <w:rPr>
          <w:b/>
          <w:bCs/>
          <w:lang w:val="en-US"/>
          <w:rPrChange w:id="103" w:author="Drunen, C.G. van (18062814)" w:date="2021-01-14T15:53:00Z">
            <w:rPr>
              <w:rFonts w:eastAsia="Symbol" w:cstheme="minorHAnsi"/>
              <w:bCs/>
              <w:sz w:val="25"/>
              <w:szCs w:val="25"/>
              <w:lang w:val="en-US"/>
            </w:rPr>
          </w:rPrChange>
        </w:rPr>
        <w:t xml:space="preserve">, </w:t>
      </w:r>
      <w:sdt>
        <w:sdtPr>
          <w:rPr>
            <w:b/>
            <w:bCs/>
            <w:lang w:val="en-US"/>
          </w:rPr>
          <w:id w:val="-659852868"/>
          <w:citation/>
        </w:sdtPr>
        <w:sdtEndPr/>
        <w:sdtContent>
          <w:r w:rsidR="00DF7B95" w:rsidRPr="009F6C41">
            <w:rPr>
              <w:b/>
              <w:bCs/>
              <w:lang w:val="en-US"/>
              <w:rPrChange w:id="104" w:author="Drunen, C.G. van (18062814)" w:date="2021-01-14T15:53:00Z">
                <w:rPr>
                  <w:rFonts w:eastAsia="Symbol" w:cstheme="minorHAnsi"/>
                  <w:bCs/>
                  <w:sz w:val="25"/>
                  <w:szCs w:val="25"/>
                  <w:lang w:val="en-US"/>
                </w:rPr>
              </w:rPrChange>
            </w:rPr>
            <w:fldChar w:fldCharType="begin"/>
          </w:r>
          <w:r w:rsidR="00DF7B95" w:rsidRPr="009F6C41">
            <w:rPr>
              <w:b/>
              <w:bCs/>
              <w:lang w:val="en-US"/>
              <w:rPrChange w:id="105" w:author="Drunen, C.G. van (18062814)" w:date="2021-01-14T15:53:00Z">
                <w:rPr>
                  <w:rFonts w:eastAsia="Symbol" w:cstheme="minorHAnsi"/>
                  <w:bCs/>
                  <w:sz w:val="25"/>
                  <w:szCs w:val="25"/>
                  <w:lang w:val="en-US"/>
                </w:rPr>
              </w:rPrChange>
            </w:rPr>
            <w:instrText xml:space="preserve"> CITATION Ami20 \l 1043 </w:instrText>
          </w:r>
          <w:r w:rsidR="00DF7B95" w:rsidRPr="009F6C41">
            <w:rPr>
              <w:b/>
              <w:bCs/>
              <w:lang w:val="en-US"/>
              <w:rPrChange w:id="106" w:author="Drunen, C.G. van (18062814)" w:date="2021-01-14T15:53:00Z">
                <w:rPr>
                  <w:rFonts w:eastAsia="Symbol" w:cstheme="minorHAnsi"/>
                  <w:bCs/>
                  <w:sz w:val="25"/>
                  <w:szCs w:val="25"/>
                  <w:lang w:val="en-US"/>
                </w:rPr>
              </w:rPrChange>
            </w:rPr>
            <w:fldChar w:fldCharType="separate"/>
          </w:r>
          <w:r w:rsidR="00DF7B95" w:rsidRPr="009F6C41">
            <w:rPr>
              <w:b/>
              <w:bCs/>
              <w:lang w:val="en-US"/>
              <w:rPrChange w:id="107" w:author="Drunen, C.G. van (18062814)" w:date="2021-01-14T15:53:00Z">
                <w:rPr>
                  <w:rFonts w:eastAsia="Symbol" w:cstheme="minorHAnsi"/>
                  <w:bCs/>
                  <w:sz w:val="25"/>
                  <w:szCs w:val="25"/>
                  <w:lang w:val="en-US"/>
                </w:rPr>
              </w:rPrChange>
            </w:rPr>
            <w:t>(al A. H., 2020)</w:t>
          </w:r>
          <w:r w:rsidR="00DF7B95" w:rsidRPr="009F6C41">
            <w:rPr>
              <w:b/>
              <w:bCs/>
              <w:lang w:val="en-US"/>
              <w:rPrChange w:id="108" w:author="Drunen, C.G. van (18062814)" w:date="2021-01-14T15:53:00Z">
                <w:rPr>
                  <w:rFonts w:eastAsia="Symbol" w:cstheme="minorHAnsi"/>
                  <w:bCs/>
                  <w:sz w:val="25"/>
                  <w:szCs w:val="25"/>
                  <w:lang w:val="en-US"/>
                </w:rPr>
              </w:rPrChange>
            </w:rPr>
            <w:fldChar w:fldCharType="end"/>
          </w:r>
        </w:sdtContent>
      </w:sdt>
      <w:r w:rsidR="00DF7B95" w:rsidRPr="009F6C41">
        <w:rPr>
          <w:b/>
          <w:bCs/>
          <w:lang w:val="en-US"/>
          <w:rPrChange w:id="109" w:author="Drunen, C.G. van (18062814)" w:date="2021-01-14T15:53:00Z">
            <w:rPr>
              <w:rFonts w:eastAsia="Symbol" w:cstheme="minorHAnsi"/>
              <w:bCs/>
              <w:sz w:val="25"/>
              <w:szCs w:val="25"/>
              <w:lang w:val="en-US"/>
            </w:rPr>
          </w:rPrChange>
        </w:rPr>
        <w:t xml:space="preserve">. </w:t>
      </w:r>
      <w:r w:rsidR="001C092F" w:rsidRPr="009F6C41">
        <w:rPr>
          <w:b/>
          <w:bCs/>
          <w:lang w:val="en-US"/>
          <w:rPrChange w:id="110" w:author="Drunen, C.G. van (18062814)" w:date="2021-01-14T15:53:00Z">
            <w:rPr>
              <w:rFonts w:eastAsia="Symbol" w:cstheme="minorHAnsi"/>
              <w:bCs/>
              <w:sz w:val="25"/>
              <w:szCs w:val="25"/>
              <w:lang w:val="en-US"/>
            </w:rPr>
          </w:rPrChange>
        </w:rPr>
        <w:t xml:space="preserve">The </w:t>
      </w:r>
      <w:r w:rsidR="00C111C3" w:rsidRPr="009F6C41">
        <w:rPr>
          <w:b/>
          <w:bCs/>
          <w:lang w:val="en-US"/>
          <w:rPrChange w:id="111" w:author="Drunen, C.G. van (18062814)" w:date="2021-01-14T15:53:00Z">
            <w:rPr>
              <w:rFonts w:eastAsia="Symbol" w:cstheme="minorHAnsi"/>
              <w:bCs/>
              <w:sz w:val="25"/>
              <w:szCs w:val="25"/>
              <w:lang w:val="en-US"/>
            </w:rPr>
          </w:rPrChange>
        </w:rPr>
        <w:t>following models were applied in this research;</w:t>
      </w:r>
      <w:r w:rsidR="008A3313" w:rsidRPr="009F6C41">
        <w:rPr>
          <w:b/>
          <w:bCs/>
          <w:lang w:val="en-US"/>
          <w:rPrChange w:id="112" w:author="Drunen, C.G. van (18062814)" w:date="2021-01-14T15:53:00Z">
            <w:rPr>
              <w:rFonts w:eastAsia="Symbol" w:cstheme="minorHAnsi"/>
              <w:bCs/>
              <w:sz w:val="25"/>
              <w:szCs w:val="25"/>
              <w:lang w:val="en-US"/>
            </w:rPr>
          </w:rPrChange>
        </w:rPr>
        <w:t xml:space="preserve"> MVLR, SVR, MLP and LSTM. </w:t>
      </w:r>
      <w:r w:rsidR="004B67B0" w:rsidRPr="009F6C41">
        <w:rPr>
          <w:b/>
          <w:bCs/>
          <w:lang w:val="en-US"/>
          <w:rPrChange w:id="113" w:author="Drunen, C.G. van (18062814)" w:date="2021-01-14T15:53:00Z">
            <w:rPr>
              <w:rFonts w:eastAsia="Symbol" w:cstheme="minorHAnsi"/>
              <w:bCs/>
              <w:sz w:val="25"/>
              <w:szCs w:val="25"/>
              <w:lang w:val="en-US"/>
            </w:rPr>
          </w:rPrChange>
        </w:rPr>
        <w:t>The SVR</w:t>
      </w:r>
      <w:r w:rsidR="000C60E5" w:rsidRPr="009F6C41">
        <w:rPr>
          <w:b/>
          <w:bCs/>
          <w:lang w:val="en-US"/>
          <w:rPrChange w:id="114" w:author="Drunen, C.G. van (18062814)" w:date="2021-01-14T15:53:00Z">
            <w:rPr>
              <w:rFonts w:eastAsia="Symbol" w:cstheme="minorHAnsi"/>
              <w:bCs/>
              <w:sz w:val="25"/>
              <w:szCs w:val="25"/>
              <w:lang w:val="en-US"/>
            </w:rPr>
          </w:rPrChange>
        </w:rPr>
        <w:t xml:space="preserve"> works best for predicting production with </w:t>
      </w:r>
      <w:r w:rsidR="009C45BF">
        <w:rPr>
          <w:rFonts w:eastAsia="Symbol" w:cstheme="minorHAnsi"/>
          <w:sz w:val="24"/>
          <w:szCs w:val="25"/>
          <w:lang w:val="en-US"/>
        </w:rPr>
        <w:t>a</w:t>
      </w:r>
      <w:r w:rsidR="000C60E5" w:rsidRPr="009F6C41">
        <w:rPr>
          <w:b/>
          <w:bCs/>
          <w:lang w:val="en-US"/>
          <w:rPrChange w:id="115" w:author="Drunen, C.G. van (18062814)" w:date="2021-01-14T15:53:00Z">
            <w:rPr>
              <w:rFonts w:eastAsia="Symbol" w:cstheme="minorHAnsi"/>
              <w:bCs/>
              <w:sz w:val="25"/>
              <w:szCs w:val="25"/>
              <w:lang w:val="en-US"/>
            </w:rPr>
          </w:rPrChange>
        </w:rPr>
        <w:t xml:space="preserve"> MAE of</w:t>
      </w:r>
      <w:r w:rsidR="00A61067" w:rsidRPr="009F6C41">
        <w:rPr>
          <w:b/>
          <w:bCs/>
          <w:lang w:val="en-US"/>
          <w:rPrChange w:id="116" w:author="Drunen, C.G. van (18062814)" w:date="2021-01-14T15:53:00Z">
            <w:rPr>
              <w:rFonts w:eastAsia="Symbol" w:cstheme="minorHAnsi"/>
              <w:bCs/>
              <w:sz w:val="25"/>
              <w:szCs w:val="25"/>
              <w:lang w:val="en-US"/>
            </w:rPr>
          </w:rPrChange>
        </w:rPr>
        <w:t xml:space="preserve"> 0.14 kWh, MSE of 0.05 kWh</w:t>
      </w:r>
      <w:r w:rsidR="00A61067" w:rsidRPr="009F6C41">
        <w:rPr>
          <w:b/>
          <w:bCs/>
          <w:vertAlign w:val="superscript"/>
          <w:lang w:val="en-US"/>
          <w:rPrChange w:id="117" w:author="Drunen, C.G. van (18062814)" w:date="2021-01-14T15:53:00Z">
            <w:rPr>
              <w:rFonts w:eastAsia="Symbol" w:cstheme="minorHAnsi"/>
              <w:bCs/>
              <w:sz w:val="25"/>
              <w:szCs w:val="25"/>
              <w:vertAlign w:val="superscript"/>
              <w:lang w:val="en-US"/>
            </w:rPr>
          </w:rPrChange>
        </w:rPr>
        <w:t>2</w:t>
      </w:r>
      <w:r w:rsidR="00F84AA8" w:rsidRPr="009F6C41">
        <w:rPr>
          <w:b/>
          <w:bCs/>
          <w:lang w:val="en-US"/>
          <w:rPrChange w:id="118" w:author="Drunen, C.G. van (18062814)" w:date="2021-01-14T15:53:00Z">
            <w:rPr>
              <w:rFonts w:eastAsia="Symbol" w:cstheme="minorHAnsi"/>
              <w:bCs/>
              <w:sz w:val="25"/>
              <w:szCs w:val="25"/>
              <w:lang w:val="en-US"/>
            </w:rPr>
          </w:rPrChange>
        </w:rPr>
        <w:t xml:space="preserve"> and a R</w:t>
      </w:r>
      <w:r w:rsidR="00F84AA8" w:rsidRPr="009F6C41">
        <w:rPr>
          <w:b/>
          <w:bCs/>
          <w:vertAlign w:val="superscript"/>
          <w:lang w:val="en-US"/>
          <w:rPrChange w:id="119" w:author="Drunen, C.G. van (18062814)" w:date="2021-01-14T15:53:00Z">
            <w:rPr>
              <w:rFonts w:eastAsia="Symbol" w:cstheme="minorHAnsi"/>
              <w:bCs/>
              <w:sz w:val="25"/>
              <w:szCs w:val="25"/>
              <w:vertAlign w:val="superscript"/>
              <w:lang w:val="en-US"/>
            </w:rPr>
          </w:rPrChange>
        </w:rPr>
        <w:t>2</w:t>
      </w:r>
      <w:r w:rsidR="00F84AA8" w:rsidRPr="009F6C41">
        <w:rPr>
          <w:b/>
          <w:bCs/>
          <w:lang w:val="en-US"/>
          <w:rPrChange w:id="120" w:author="Drunen, C.G. van (18062814)" w:date="2021-01-14T15:53:00Z">
            <w:rPr>
              <w:rFonts w:eastAsia="Symbol" w:cstheme="minorHAnsi"/>
              <w:bCs/>
              <w:sz w:val="25"/>
              <w:szCs w:val="25"/>
              <w:lang w:val="en-US"/>
            </w:rPr>
          </w:rPrChange>
        </w:rPr>
        <w:t xml:space="preserve"> of 0.50.</w:t>
      </w:r>
      <w:r w:rsidR="00A43B88" w:rsidRPr="009F6C41">
        <w:rPr>
          <w:b/>
          <w:bCs/>
          <w:lang w:val="en-US"/>
          <w:rPrChange w:id="121" w:author="Drunen, C.G. van (18062814)" w:date="2021-01-14T15:53:00Z">
            <w:rPr>
              <w:rFonts w:eastAsia="Symbol" w:cstheme="minorHAnsi"/>
              <w:bCs/>
              <w:sz w:val="25"/>
              <w:szCs w:val="25"/>
              <w:lang w:val="en-US"/>
            </w:rPr>
          </w:rPrChange>
        </w:rPr>
        <w:t xml:space="preserve"> And the MVLR works best for predicting the consumption with a MAE of 0.41 kWh, a MSE of 0.34 kWh</w:t>
      </w:r>
      <w:r w:rsidR="00A43B88" w:rsidRPr="009F6C41">
        <w:rPr>
          <w:b/>
          <w:bCs/>
          <w:vertAlign w:val="superscript"/>
          <w:lang w:val="en-US"/>
          <w:rPrChange w:id="122" w:author="Drunen, C.G. van (18062814)" w:date="2021-01-14T15:53:00Z">
            <w:rPr>
              <w:rFonts w:eastAsia="Symbol" w:cstheme="minorHAnsi"/>
              <w:bCs/>
              <w:sz w:val="25"/>
              <w:szCs w:val="25"/>
              <w:vertAlign w:val="superscript"/>
              <w:lang w:val="en-US"/>
            </w:rPr>
          </w:rPrChange>
        </w:rPr>
        <w:t>2</w:t>
      </w:r>
      <w:r w:rsidR="00A43B88" w:rsidRPr="009F6C41">
        <w:rPr>
          <w:b/>
          <w:bCs/>
          <w:lang w:val="en-US"/>
          <w:rPrChange w:id="123" w:author="Drunen, C.G. van (18062814)" w:date="2021-01-14T15:53:00Z">
            <w:rPr>
              <w:rFonts w:eastAsia="Symbol" w:cstheme="minorHAnsi"/>
              <w:bCs/>
              <w:sz w:val="25"/>
              <w:szCs w:val="25"/>
              <w:lang w:val="en-US"/>
            </w:rPr>
          </w:rPrChange>
        </w:rPr>
        <w:t xml:space="preserve"> and a MAPE of 93.29 %. However after inspection </w:t>
      </w:r>
      <w:r w:rsidR="008B7C8C" w:rsidRPr="009F6C41">
        <w:rPr>
          <w:b/>
          <w:bCs/>
          <w:lang w:val="en-US"/>
          <w:rPrChange w:id="124" w:author="Drunen, C.G. van (18062814)" w:date="2021-01-14T15:53:00Z">
            <w:rPr>
              <w:rFonts w:eastAsia="Symbol" w:cstheme="minorHAnsi"/>
              <w:bCs/>
              <w:sz w:val="25"/>
              <w:szCs w:val="25"/>
              <w:lang w:val="en-US"/>
            </w:rPr>
          </w:rPrChange>
        </w:rPr>
        <w:t xml:space="preserve">of the </w:t>
      </w:r>
      <w:r w:rsidR="008B7C8C" w:rsidRPr="009F6C41">
        <w:rPr>
          <w:b/>
          <w:bCs/>
          <w:lang w:val="en-US"/>
          <w:rPrChange w:id="125" w:author="Drunen, C.G. van (18062814)" w:date="2021-01-14T15:53:00Z">
            <w:rPr>
              <w:rFonts w:eastAsia="Symbol" w:cstheme="minorHAnsi"/>
              <w:bCs/>
              <w:sz w:val="25"/>
              <w:szCs w:val="25"/>
              <w:lang w:val="en-US"/>
            </w:rPr>
          </w:rPrChange>
        </w:rPr>
        <w:t xml:space="preserve">distributions </w:t>
      </w:r>
      <w:r w:rsidR="00A43B88" w:rsidRPr="009F6C41">
        <w:rPr>
          <w:b/>
          <w:bCs/>
          <w:lang w:val="en-US"/>
          <w:rPrChange w:id="126" w:author="Drunen, C.G. van (18062814)" w:date="2021-01-14T15:53:00Z">
            <w:rPr>
              <w:rFonts w:eastAsia="Symbol" w:cstheme="minorHAnsi"/>
              <w:bCs/>
              <w:sz w:val="25"/>
              <w:szCs w:val="25"/>
              <w:lang w:val="en-US"/>
            </w:rPr>
          </w:rPrChange>
        </w:rPr>
        <w:t>it can be concluded</w:t>
      </w:r>
      <w:r w:rsidR="000E7CFE" w:rsidRPr="009F6C41">
        <w:rPr>
          <w:b/>
          <w:bCs/>
          <w:lang w:val="en-US"/>
          <w:rPrChange w:id="127" w:author="Drunen, C.G. van (18062814)" w:date="2021-01-14T15:53:00Z">
            <w:rPr>
              <w:rFonts w:eastAsia="Symbol" w:cstheme="minorHAnsi"/>
              <w:bCs/>
              <w:sz w:val="25"/>
              <w:szCs w:val="25"/>
              <w:lang w:val="en-US"/>
            </w:rPr>
          </w:rPrChange>
        </w:rPr>
        <w:t xml:space="preserve"> that the LSTM shows the best performance on both the consumption and the production</w:t>
      </w:r>
      <w:r w:rsidR="00855976" w:rsidRPr="009F6C41">
        <w:rPr>
          <w:b/>
          <w:bCs/>
          <w:lang w:val="en-US"/>
          <w:rPrChange w:id="128" w:author="Drunen, C.G. van (18062814)" w:date="2021-01-14T15:53:00Z">
            <w:rPr>
              <w:rFonts w:eastAsia="Symbol" w:cstheme="minorHAnsi"/>
              <w:bCs/>
              <w:sz w:val="25"/>
              <w:szCs w:val="25"/>
              <w:lang w:val="en-US"/>
            </w:rPr>
          </w:rPrChange>
        </w:rPr>
        <w:t xml:space="preserve"> compared to the other models</w:t>
      </w:r>
      <w:r w:rsidR="000E7CFE" w:rsidRPr="009F6C41">
        <w:rPr>
          <w:b/>
          <w:bCs/>
          <w:lang w:val="en-US"/>
          <w:rPrChange w:id="129" w:author="Drunen, C.G. van (18062814)" w:date="2021-01-14T15:53:00Z">
            <w:rPr>
              <w:rFonts w:eastAsia="Symbol" w:cstheme="minorHAnsi"/>
              <w:bCs/>
              <w:sz w:val="25"/>
              <w:szCs w:val="25"/>
              <w:lang w:val="en-US"/>
            </w:rPr>
          </w:rPrChange>
        </w:rPr>
        <w:t>.</w:t>
      </w:r>
      <w:r w:rsidR="00783044" w:rsidRPr="009F6C41">
        <w:rPr>
          <w:b/>
          <w:bCs/>
          <w:lang w:val="en-US"/>
          <w:rPrChange w:id="130" w:author="Drunen, C.G. van (18062814)" w:date="2021-01-14T15:53:00Z">
            <w:rPr>
              <w:rFonts w:eastAsia="Symbol" w:cstheme="minorHAnsi"/>
              <w:bCs/>
              <w:sz w:val="25"/>
              <w:szCs w:val="25"/>
              <w:lang w:val="en-US"/>
            </w:rPr>
          </w:rPrChange>
        </w:rPr>
        <w:t xml:space="preserve"> </w:t>
      </w:r>
      <w:r w:rsidR="003920B7" w:rsidRPr="009F6C41">
        <w:rPr>
          <w:b/>
          <w:bCs/>
          <w:lang w:val="en-US"/>
          <w:rPrChange w:id="131" w:author="Drunen, C.G. van (18062814)" w:date="2021-01-14T15:53:00Z">
            <w:rPr>
              <w:rFonts w:eastAsia="Symbol" w:cstheme="minorHAnsi"/>
              <w:bCs/>
              <w:sz w:val="25"/>
              <w:szCs w:val="25"/>
              <w:lang w:val="en-US"/>
            </w:rPr>
          </w:rPrChange>
        </w:rPr>
        <w:t xml:space="preserve">All of the models </w:t>
      </w:r>
      <w:r w:rsidR="00C111C3" w:rsidRPr="009F6C41">
        <w:rPr>
          <w:b/>
          <w:bCs/>
          <w:lang w:val="en-US"/>
          <w:rPrChange w:id="132" w:author="Drunen, C.G. van (18062814)" w:date="2021-01-14T15:53:00Z">
            <w:rPr>
              <w:rFonts w:eastAsia="Symbol" w:cstheme="minorHAnsi"/>
              <w:bCs/>
              <w:sz w:val="25"/>
              <w:szCs w:val="25"/>
              <w:lang w:val="en-US"/>
            </w:rPr>
          </w:rPrChange>
        </w:rPr>
        <w:t>applied in this research</w:t>
      </w:r>
      <w:r w:rsidR="00976328" w:rsidRPr="009F6C41">
        <w:rPr>
          <w:b/>
          <w:bCs/>
          <w:lang w:val="en-US"/>
          <w:rPrChange w:id="133" w:author="Drunen, C.G. van (18062814)" w:date="2021-01-14T15:53:00Z">
            <w:rPr>
              <w:rFonts w:eastAsia="Symbol" w:cstheme="minorHAnsi"/>
              <w:bCs/>
              <w:sz w:val="25"/>
              <w:szCs w:val="25"/>
              <w:lang w:val="en-US"/>
            </w:rPr>
          </w:rPrChange>
        </w:rPr>
        <w:t xml:space="preserve"> </w:t>
      </w:r>
      <w:r w:rsidR="008C37FC" w:rsidRPr="009F6C41">
        <w:rPr>
          <w:b/>
          <w:bCs/>
          <w:lang w:val="en-US"/>
          <w:rPrChange w:id="134" w:author="Drunen, C.G. van (18062814)" w:date="2021-01-14T15:53:00Z">
            <w:rPr>
              <w:rFonts w:eastAsia="Symbol" w:cstheme="minorHAnsi"/>
              <w:bCs/>
              <w:sz w:val="25"/>
              <w:szCs w:val="25"/>
              <w:lang w:val="en-US"/>
            </w:rPr>
          </w:rPrChange>
        </w:rPr>
        <w:t>did not recognize the peaks in the data, therefore</w:t>
      </w:r>
      <w:r w:rsidR="00D90E06" w:rsidRPr="009F6C41">
        <w:rPr>
          <w:b/>
          <w:bCs/>
          <w:lang w:val="en-US"/>
          <w:rPrChange w:id="135" w:author="Drunen, C.G. van (18062814)" w:date="2021-01-14T15:53:00Z">
            <w:rPr>
              <w:rFonts w:eastAsia="Symbol" w:cstheme="minorHAnsi"/>
              <w:bCs/>
              <w:sz w:val="25"/>
              <w:szCs w:val="25"/>
              <w:lang w:val="en-US"/>
            </w:rPr>
          </w:rPrChange>
        </w:rPr>
        <w:t xml:space="preserve"> it can be </w:t>
      </w:r>
      <w:r w:rsidR="003B4C49" w:rsidRPr="009F6C41">
        <w:rPr>
          <w:b/>
          <w:bCs/>
          <w:lang w:val="en-US"/>
          <w:rPrChange w:id="136" w:author="Drunen, C.G. van (18062814)" w:date="2021-01-14T15:53:00Z">
            <w:rPr>
              <w:rFonts w:eastAsia="Symbol" w:cstheme="minorHAnsi"/>
              <w:bCs/>
              <w:sz w:val="25"/>
              <w:szCs w:val="25"/>
              <w:lang w:val="en-US"/>
            </w:rPr>
          </w:rPrChange>
        </w:rPr>
        <w:t>recommended to m</w:t>
      </w:r>
      <w:r w:rsidR="00594A82" w:rsidRPr="009F6C41">
        <w:rPr>
          <w:b/>
          <w:bCs/>
          <w:lang w:val="en-US"/>
          <w:rPrChange w:id="137" w:author="Drunen, C.G. van (18062814)" w:date="2021-01-14T15:53:00Z">
            <w:rPr>
              <w:rFonts w:eastAsia="Symbol" w:cstheme="minorHAnsi"/>
              <w:bCs/>
              <w:sz w:val="25"/>
              <w:szCs w:val="25"/>
              <w:lang w:val="en-US"/>
            </w:rPr>
          </w:rPrChange>
        </w:rPr>
        <w:t>ake a model for predicting peaks in the data.</w:t>
      </w:r>
    </w:p>
    <w:p w14:paraId="085B4C00" w14:textId="7C3CD6FB" w:rsidR="007152A7" w:rsidRPr="009F6C41" w:rsidRDefault="007152A7" w:rsidP="009F6C41">
      <w:pPr>
        <w:pStyle w:val="Kop1"/>
        <w:rPr>
          <w:lang w:val="en-GB"/>
        </w:rPr>
      </w:pPr>
      <w:r w:rsidRPr="00247197">
        <w:rPr>
          <w:rStyle w:val="Kop1Char"/>
          <w:b/>
          <w:lang w:val="en-US"/>
        </w:rPr>
        <w:t>I</w:t>
      </w:r>
      <w:r w:rsidRPr="00247197">
        <w:rPr>
          <w:lang w:val="en-US"/>
        </w:rPr>
        <w:t>ntroduction</w:t>
      </w:r>
    </w:p>
    <w:p w14:paraId="594725CC" w14:textId="3DC20613" w:rsidR="005F506F" w:rsidRPr="00B11A3E" w:rsidRDefault="007152A7" w:rsidP="009F6C41">
      <w:pPr>
        <w:jc w:val="both"/>
        <w:rPr>
          <w:lang w:val="en-GB"/>
        </w:rPr>
      </w:pPr>
      <w:r w:rsidRPr="00BA0AE1">
        <w:rPr>
          <w:lang w:val="en-GB"/>
        </w:rPr>
        <w:t xml:space="preserve">The European Commission has set the ambitious goal of reducing the impact of global warming with the Paris agreement </w:t>
      </w:r>
      <w:sdt>
        <w:sdtPr>
          <w:rPr>
            <w:lang w:val="en-GB"/>
          </w:rPr>
          <w:id w:val="1018735753"/>
          <w:citation/>
        </w:sdtPr>
        <w:sdtEndPr/>
        <w:sdtContent>
          <w:r w:rsidRPr="00BA0AE1">
            <w:rPr>
              <w:lang w:val="en-GB"/>
            </w:rPr>
            <w:fldChar w:fldCharType="begin"/>
          </w:r>
          <w:r w:rsidRPr="00BA0AE1">
            <w:rPr>
              <w:lang w:val="en-GB"/>
            </w:rPr>
            <w:instrText xml:space="preserve"> CITATION Uni \l 1043 </w:instrText>
          </w:r>
          <w:r w:rsidRPr="00BA0AE1">
            <w:rPr>
              <w:lang w:val="en-GB"/>
            </w:rPr>
            <w:fldChar w:fldCharType="separate"/>
          </w:r>
          <w:r w:rsidR="00525BFC">
            <w:rPr>
              <w:noProof/>
              <w:lang w:val="en-GB"/>
            </w:rPr>
            <w:t>(United Nations Climate Change)</w:t>
          </w:r>
          <w:r w:rsidRPr="00BA0AE1">
            <w:rPr>
              <w:lang w:val="en-GB"/>
            </w:rPr>
            <w:fldChar w:fldCharType="end"/>
          </w:r>
        </w:sdtContent>
      </w:sdt>
      <w:r w:rsidR="005F506F" w:rsidRPr="00BA0AE1">
        <w:rPr>
          <w:lang w:val="en-GB"/>
        </w:rPr>
        <w:t xml:space="preserve">. The Netherlands has released their </w:t>
      </w:r>
      <w:ins w:id="138" w:author="Bhwash, J.Y. el (16095065)" w:date="2021-01-14T13:49:00Z">
        <w:r w:rsidR="00C35169" w:rsidRPr="00C35169">
          <w:rPr>
            <w:lang w:val="en-GB"/>
          </w:rPr>
          <w:t xml:space="preserve"> Nationally Determined</w:t>
        </w:r>
        <w:r w:rsidR="00C35169">
          <w:rPr>
            <w:lang w:val="en-GB"/>
          </w:rPr>
          <w:t xml:space="preserve"> </w:t>
        </w:r>
        <w:r w:rsidR="00C35169" w:rsidRPr="00C35169">
          <w:rPr>
            <w:lang w:val="en-GB"/>
          </w:rPr>
          <w:t xml:space="preserve">Contributions </w:t>
        </w:r>
        <w:r w:rsidR="00C35169">
          <w:rPr>
            <w:lang w:val="en-GB"/>
          </w:rPr>
          <w:t>(</w:t>
        </w:r>
      </w:ins>
      <w:commentRangeStart w:id="139"/>
      <w:r w:rsidR="005F506F" w:rsidRPr="00BA0AE1">
        <w:rPr>
          <w:lang w:val="en-GB"/>
        </w:rPr>
        <w:t>NDC</w:t>
      </w:r>
      <w:commentRangeEnd w:id="139"/>
      <w:ins w:id="140" w:author="Bhwash, J.Y. el (16095065)" w:date="2021-01-14T13:49:00Z">
        <w:r w:rsidR="00C35169">
          <w:rPr>
            <w:lang w:val="en-GB"/>
          </w:rPr>
          <w:t>)</w:t>
        </w:r>
      </w:ins>
      <w:r w:rsidR="005F506F">
        <w:rPr>
          <w:rStyle w:val="Verwijzingopmerking"/>
        </w:rPr>
        <w:commentReference w:id="139"/>
      </w:r>
      <w:r w:rsidR="005F506F" w:rsidRPr="00BA0AE1">
        <w:rPr>
          <w:lang w:val="en-GB"/>
        </w:rPr>
        <w:t xml:space="preserve"> in November 2019, in which the plans for the coming 30 years are presented. The Netherlands</w:t>
      </w:r>
      <w:r w:rsidR="005F506F">
        <w:rPr>
          <w:lang w:val="en-GB"/>
        </w:rPr>
        <w:t xml:space="preserve"> has set the</w:t>
      </w:r>
      <w:r w:rsidR="005F506F" w:rsidRPr="00BA0AE1">
        <w:rPr>
          <w:lang w:val="en-GB"/>
        </w:rPr>
        <w:t xml:space="preserve"> goal of reducing the CO</w:t>
      </w:r>
      <w:r w:rsidR="005F506F">
        <w:rPr>
          <w:vertAlign w:val="subscript"/>
          <w:lang w:val="en-GB"/>
        </w:rPr>
        <w:t>2</w:t>
      </w:r>
      <w:r w:rsidR="005F506F" w:rsidRPr="00BA0AE1">
        <w:rPr>
          <w:lang w:val="en-GB"/>
        </w:rPr>
        <w:t xml:space="preserve"> emission, relative to 1990, with 49% by 2030 and with 80</w:t>
      </w:r>
      <w:r w:rsidR="00796A1B">
        <w:rPr>
          <w:lang w:val="en-GB"/>
        </w:rPr>
        <w:t xml:space="preserve"> to </w:t>
      </w:r>
      <w:r w:rsidR="005F506F" w:rsidRPr="00BA0AE1">
        <w:rPr>
          <w:lang w:val="en-GB"/>
        </w:rPr>
        <w:t xml:space="preserve">95% by 2050 </w:t>
      </w:r>
      <w:sdt>
        <w:sdtPr>
          <w:rPr>
            <w:lang w:val="en-GB"/>
          </w:rPr>
          <w:id w:val="1775597481"/>
          <w:citation/>
        </w:sdtPr>
        <w:sdtEndPr/>
        <w:sdtContent>
          <w:r w:rsidRPr="00BA0AE1">
            <w:rPr>
              <w:lang w:val="en-GB"/>
            </w:rPr>
            <w:fldChar w:fldCharType="begin"/>
          </w:r>
          <w:r w:rsidRPr="00BA0AE1">
            <w:rPr>
              <w:lang w:val="en-GB"/>
            </w:rPr>
            <w:instrText xml:space="preserve"> CITATION Rij \l 1043 </w:instrText>
          </w:r>
          <w:r w:rsidRPr="00BA0AE1">
            <w:rPr>
              <w:lang w:val="en-GB"/>
            </w:rPr>
            <w:fldChar w:fldCharType="separate"/>
          </w:r>
          <w:r w:rsidR="00525BFC">
            <w:rPr>
              <w:noProof/>
              <w:lang w:val="en-GB"/>
            </w:rPr>
            <w:t>(Rijksoverheid)</w:t>
          </w:r>
          <w:r w:rsidRPr="00BA0AE1">
            <w:rPr>
              <w:lang w:val="en-GB"/>
            </w:rPr>
            <w:fldChar w:fldCharType="end"/>
          </w:r>
        </w:sdtContent>
      </w:sdt>
      <w:r w:rsidR="005F506F" w:rsidRPr="00BA0AE1">
        <w:rPr>
          <w:lang w:val="en-GB"/>
        </w:rPr>
        <w:t>. Electricity makes up around 26% of the CO</w:t>
      </w:r>
      <w:r w:rsidR="005F506F" w:rsidRPr="000842D4">
        <w:rPr>
          <w:vertAlign w:val="subscript"/>
          <w:lang w:val="en-GB"/>
        </w:rPr>
        <w:t>2</w:t>
      </w:r>
      <w:r w:rsidR="005F506F" w:rsidRPr="00BA0AE1">
        <w:rPr>
          <w:lang w:val="en-GB"/>
        </w:rPr>
        <w:t xml:space="preserve"> emissions</w:t>
      </w:r>
      <w:r w:rsidR="007532F3">
        <w:rPr>
          <w:lang w:val="en-GB"/>
        </w:rPr>
        <w:t xml:space="preserve"> in the </w:t>
      </w:r>
      <w:r w:rsidR="007532F3" w:rsidRPr="00BA0AE1">
        <w:rPr>
          <w:lang w:val="en-GB"/>
        </w:rPr>
        <w:t>energy</w:t>
      </w:r>
      <w:r w:rsidR="007532F3">
        <w:rPr>
          <w:lang w:val="en-GB"/>
        </w:rPr>
        <w:t xml:space="preserve"> sector</w:t>
      </w:r>
      <w:ins w:id="141" w:author="Bhwash, J.Y. el (16095065)" w:date="2021-01-14T14:03:00Z">
        <w:r w:rsidR="002429E2">
          <w:rPr>
            <w:lang w:val="en-GB"/>
          </w:rPr>
          <w:t xml:space="preserve"> of the Netherlands</w:t>
        </w:r>
      </w:ins>
      <w:r w:rsidR="005F506F" w:rsidRPr="00BA0AE1">
        <w:rPr>
          <w:lang w:val="en-GB"/>
        </w:rPr>
        <w:t xml:space="preserve">. In 2015 the portion of renewable energy of the electricity consumption </w:t>
      </w:r>
      <w:commentRangeStart w:id="142"/>
      <w:r w:rsidR="005F506F" w:rsidRPr="00BA0AE1">
        <w:rPr>
          <w:lang w:val="en-GB"/>
        </w:rPr>
        <w:t>was circa 12%</w:t>
      </w:r>
      <w:commentRangeEnd w:id="142"/>
      <w:r w:rsidR="00D70D33">
        <w:rPr>
          <w:rStyle w:val="Verwijzingopmerking"/>
        </w:rPr>
        <w:commentReference w:id="142"/>
      </w:r>
      <w:r w:rsidR="005F506F" w:rsidRPr="00BA0AE1">
        <w:rPr>
          <w:lang w:val="en-GB"/>
        </w:rPr>
        <w:t>. As a result of the reduction of CO</w:t>
      </w:r>
      <w:r w:rsidR="005F506F" w:rsidRPr="000842D4">
        <w:rPr>
          <w:vertAlign w:val="subscript"/>
          <w:lang w:val="en-GB"/>
        </w:rPr>
        <w:t>2</w:t>
      </w:r>
      <w:r w:rsidR="005F506F" w:rsidRPr="00BA0AE1">
        <w:rPr>
          <w:lang w:val="en-GB"/>
        </w:rPr>
        <w:t xml:space="preserve"> emissions this percentage will increase </w:t>
      </w:r>
      <w:commentRangeStart w:id="143"/>
      <w:r w:rsidR="005F506F" w:rsidRPr="00BA0AE1">
        <w:rPr>
          <w:lang w:val="en-GB"/>
        </w:rPr>
        <w:t>to circa 41% by 2023</w:t>
      </w:r>
      <w:commentRangeEnd w:id="143"/>
      <w:r w:rsidR="00D70D33">
        <w:rPr>
          <w:rStyle w:val="Verwijzingopmerking"/>
        </w:rPr>
        <w:commentReference w:id="143"/>
      </w:r>
      <w:r w:rsidR="005F506F" w:rsidRPr="00BA0AE1">
        <w:rPr>
          <w:lang w:val="en-GB"/>
        </w:rPr>
        <w:t xml:space="preserve">. One of the ways to achieve that is to create more </w:t>
      </w:r>
      <w:r w:rsidR="005F506F">
        <w:rPr>
          <w:lang w:val="en-GB"/>
        </w:rPr>
        <w:t>Net Zero E</w:t>
      </w:r>
      <w:r w:rsidR="005F506F" w:rsidRPr="00BA0AE1">
        <w:rPr>
          <w:lang w:val="en-GB"/>
        </w:rPr>
        <w:t>m</w:t>
      </w:r>
      <w:r w:rsidR="005F506F">
        <w:rPr>
          <w:lang w:val="en-GB"/>
        </w:rPr>
        <w:t>ission B</w:t>
      </w:r>
      <w:r w:rsidR="005F506F" w:rsidRPr="00BA0AE1">
        <w:rPr>
          <w:lang w:val="en-GB"/>
        </w:rPr>
        <w:t xml:space="preserve">uildings (NZEB). These buildings are </w:t>
      </w:r>
      <w:r w:rsidR="005F506F">
        <w:rPr>
          <w:lang w:val="en-GB"/>
        </w:rPr>
        <w:t>well insulated</w:t>
      </w:r>
      <w:commentRangeStart w:id="144"/>
      <w:commentRangeStart w:id="145"/>
      <w:commentRangeStart w:id="146"/>
      <w:r w:rsidR="005F506F" w:rsidRPr="00BA0AE1">
        <w:rPr>
          <w:lang w:val="en-GB"/>
        </w:rPr>
        <w:t xml:space="preserve"> and </w:t>
      </w:r>
      <w:r w:rsidR="005F506F">
        <w:rPr>
          <w:lang w:val="en-GB"/>
        </w:rPr>
        <w:t xml:space="preserve">are equipped with PV solar panels that </w:t>
      </w:r>
      <w:r w:rsidR="00D70D33">
        <w:rPr>
          <w:lang w:val="en-GB"/>
        </w:rPr>
        <w:t>are</w:t>
      </w:r>
      <w:r w:rsidR="005F506F">
        <w:rPr>
          <w:lang w:val="en-GB"/>
        </w:rPr>
        <w:t xml:space="preserve"> produc</w:t>
      </w:r>
      <w:r w:rsidR="00D70D33">
        <w:rPr>
          <w:lang w:val="en-GB"/>
        </w:rPr>
        <w:t>ing</w:t>
      </w:r>
      <w:r w:rsidR="005F506F">
        <w:rPr>
          <w:lang w:val="en-GB"/>
        </w:rPr>
        <w:t xml:space="preserve"> electricity</w:t>
      </w:r>
      <w:r w:rsidR="005F506F" w:rsidRPr="00BA0AE1">
        <w:rPr>
          <w:lang w:val="en-GB"/>
        </w:rPr>
        <w:t>.</w:t>
      </w:r>
      <w:commentRangeEnd w:id="144"/>
      <w:r w:rsidR="005F506F">
        <w:rPr>
          <w:rStyle w:val="Verwijzingopmerking"/>
        </w:rPr>
        <w:commentReference w:id="144"/>
      </w:r>
      <w:commentRangeEnd w:id="145"/>
      <w:r w:rsidR="005F506F">
        <w:rPr>
          <w:rStyle w:val="Verwijzingopmerking"/>
        </w:rPr>
        <w:commentReference w:id="145"/>
      </w:r>
      <w:commentRangeEnd w:id="146"/>
      <w:r w:rsidR="005F506F">
        <w:rPr>
          <w:rStyle w:val="Verwijzingopmerking"/>
        </w:rPr>
        <w:commentReference w:id="146"/>
      </w:r>
      <w:r w:rsidR="005F506F" w:rsidRPr="00BA0AE1">
        <w:rPr>
          <w:lang w:val="en-GB"/>
        </w:rPr>
        <w:t xml:space="preserve">  They are however still connected to the main grid to sell and buy electricity in case the</w:t>
      </w:r>
      <w:r w:rsidR="005F506F">
        <w:rPr>
          <w:lang w:val="en-GB"/>
        </w:rPr>
        <w:t xml:space="preserve"> energy produced is more or less than the NZEB consumes</w:t>
      </w:r>
      <w:r w:rsidR="005F506F" w:rsidRPr="00BA0AE1">
        <w:rPr>
          <w:lang w:val="en-GB"/>
        </w:rPr>
        <w:t xml:space="preserve">. At this point in time NZEBs </w:t>
      </w:r>
      <w:r w:rsidR="005F506F">
        <w:rPr>
          <w:lang w:val="en-GB"/>
        </w:rPr>
        <w:t xml:space="preserve">in the Netherlands </w:t>
      </w:r>
      <w:r w:rsidR="005F506F" w:rsidRPr="00BA0AE1">
        <w:rPr>
          <w:lang w:val="en-GB"/>
        </w:rPr>
        <w:t xml:space="preserve">sell their surplus of energy to the net at a profit. In the near future this will not be as straightforward. </w:t>
      </w:r>
      <w:commentRangeStart w:id="147"/>
      <w:r w:rsidR="005F506F">
        <w:rPr>
          <w:lang w:val="en-GB"/>
        </w:rPr>
        <w:t xml:space="preserve">With the increase of renewable energy production at a national level the electricity grid threatens to overload during hours of high solar irradiance, resulting in </w:t>
      </w:r>
      <w:r w:rsidR="005F506F">
        <w:rPr>
          <w:lang w:val="en-GB"/>
        </w:rPr>
        <w:lastRenderedPageBreak/>
        <w:t xml:space="preserve">power outages or even in some cases irreversible damage to the electricity network. </w:t>
      </w:r>
      <w:commentRangeEnd w:id="147"/>
      <w:r w:rsidR="00AD7B95">
        <w:rPr>
          <w:rStyle w:val="Verwijzingopmerking"/>
        </w:rPr>
        <w:commentReference w:id="147"/>
      </w:r>
      <w:r w:rsidR="005F506F">
        <w:rPr>
          <w:lang w:val="en-GB"/>
        </w:rPr>
        <w:t xml:space="preserve">In order to prevent this, energy prices at hours of high energy production are dropped. In some cases even to negative numbers. The electricity market regulator defines the energy prices </w:t>
      </w:r>
      <w:r w:rsidR="005B36C7">
        <w:rPr>
          <w:lang w:val="en-GB"/>
        </w:rPr>
        <w:t>1</w:t>
      </w:r>
      <w:r w:rsidR="005F506F">
        <w:rPr>
          <w:lang w:val="en-GB"/>
        </w:rPr>
        <w:t xml:space="preserve"> day in advance. Therefore it would be most profitable if it would be possible to predict the energy production and consumption of a NZEB </w:t>
      </w:r>
      <w:r w:rsidR="005B36C7">
        <w:rPr>
          <w:lang w:val="en-GB"/>
        </w:rPr>
        <w:t>1</w:t>
      </w:r>
      <w:r w:rsidR="005F506F">
        <w:rPr>
          <w:lang w:val="en-GB"/>
        </w:rPr>
        <w:t xml:space="preserve"> day in advance, in order to maximise the profit of the customers by selling the energy at hours of low energy traffic.</w:t>
      </w:r>
      <w:r w:rsidR="009F6C41">
        <w:rPr>
          <w:lang w:val="en-GB"/>
        </w:rPr>
        <w:t xml:space="preserve"> </w:t>
      </w:r>
      <w:commentRangeStart w:id="148"/>
      <w:commentRangeStart w:id="149"/>
      <w:commentRangeStart w:id="150"/>
      <w:r w:rsidR="005F506F" w:rsidRPr="00BA0AE1">
        <w:rPr>
          <w:rFonts w:cstheme="minorHAnsi"/>
          <w:lang w:val="en-GB"/>
        </w:rPr>
        <w:t xml:space="preserve">Former research </w:t>
      </w:r>
      <w:commentRangeEnd w:id="148"/>
      <w:r w:rsidR="005F506F">
        <w:rPr>
          <w:rStyle w:val="Verwijzingopmerking"/>
        </w:rPr>
        <w:commentReference w:id="148"/>
      </w:r>
      <w:commentRangeEnd w:id="149"/>
      <w:r w:rsidR="005F506F">
        <w:rPr>
          <w:rStyle w:val="Verwijzingopmerking"/>
        </w:rPr>
        <w:commentReference w:id="149"/>
      </w:r>
      <w:commentRangeEnd w:id="150"/>
      <w:r w:rsidR="005F506F">
        <w:rPr>
          <w:rStyle w:val="Verwijzingopmerking"/>
        </w:rPr>
        <w:commentReference w:id="150"/>
      </w:r>
      <w:r w:rsidR="005F506F" w:rsidRPr="00BA0AE1">
        <w:rPr>
          <w:rFonts w:cstheme="minorHAnsi"/>
          <w:lang w:val="en-GB"/>
        </w:rPr>
        <w:t xml:space="preserve">indicates that such predictions of energy production and consumption can very well be done through the use of machine learning and neural network prediction models. Studies such as that from </w:t>
      </w:r>
      <w:sdt>
        <w:sdtPr>
          <w:rPr>
            <w:rFonts w:cstheme="minorHAnsi"/>
            <w:lang w:val="en-GB"/>
          </w:rPr>
          <w:id w:val="-359587321"/>
          <w:citation/>
        </w:sdtPr>
        <w:sdtEndPr/>
        <w:sdtContent>
          <w:r w:rsidRPr="00BA0AE1">
            <w:rPr>
              <w:rFonts w:cstheme="minorHAnsi"/>
              <w:lang w:val="en-GB"/>
            </w:rPr>
            <w:fldChar w:fldCharType="begin"/>
          </w:r>
          <w:r w:rsidRPr="00BA0AE1">
            <w:rPr>
              <w:rFonts w:cstheme="minorHAnsi"/>
              <w:lang w:val="en-GB"/>
            </w:rPr>
            <w:instrText xml:space="preserve"> CITATION Liu19 \l 1043 </w:instrText>
          </w:r>
          <w:r w:rsidRPr="00BA0AE1">
            <w:rPr>
              <w:rFonts w:cstheme="minorHAnsi"/>
              <w:lang w:val="en-GB"/>
            </w:rPr>
            <w:fldChar w:fldCharType="separate"/>
          </w:r>
          <w:r w:rsidR="00525BFC">
            <w:rPr>
              <w:rFonts w:cstheme="minorHAnsi"/>
              <w:noProof/>
              <w:lang w:val="en-GB"/>
            </w:rPr>
            <w:t>(Liu, et al., 2019)</w:t>
          </w:r>
          <w:r w:rsidRPr="00BA0AE1">
            <w:rPr>
              <w:rFonts w:cstheme="minorHAnsi"/>
              <w:lang w:val="en-GB"/>
            </w:rPr>
            <w:fldChar w:fldCharType="end"/>
          </w:r>
        </w:sdtContent>
      </w:sdt>
      <w:r w:rsidRPr="00BA0AE1">
        <w:rPr>
          <w:rFonts w:cstheme="minorHAnsi"/>
          <w:lang w:val="en-GB"/>
        </w:rPr>
        <w:t xml:space="preserve"> state that the machine learning approach is promising but the difficulty lies in determining what model to apply in order to gain the best result. Several studies, among which </w:t>
      </w:r>
      <w:sdt>
        <w:sdtPr>
          <w:rPr>
            <w:rFonts w:cstheme="minorHAnsi"/>
            <w:lang w:val="en-GB"/>
          </w:rPr>
          <w:id w:val="-1152434870"/>
          <w:citation/>
        </w:sdtPr>
        <w:sdtEndPr/>
        <w:sdtContent>
          <w:r w:rsidRPr="00BA0AE1">
            <w:rPr>
              <w:rFonts w:cstheme="minorHAnsi"/>
              <w:lang w:val="en-GB"/>
            </w:rPr>
            <w:fldChar w:fldCharType="begin"/>
          </w:r>
          <w:r w:rsidRPr="00BA0AE1">
            <w:rPr>
              <w:rFonts w:cstheme="minorHAnsi"/>
              <w:lang w:val="en-GB"/>
            </w:rPr>
            <w:instrText xml:space="preserve"> CITATION Jan \l 1043 </w:instrText>
          </w:r>
          <w:r w:rsidRPr="00BA0AE1">
            <w:rPr>
              <w:rFonts w:cstheme="minorHAnsi"/>
              <w:lang w:val="en-GB"/>
            </w:rPr>
            <w:fldChar w:fldCharType="separate"/>
          </w:r>
          <w:r w:rsidR="00525BFC">
            <w:rPr>
              <w:rFonts w:cstheme="minorHAnsi"/>
              <w:noProof/>
              <w:lang w:val="en-GB"/>
            </w:rPr>
            <w:t>(Jana, Ghosh, &amp; Sanyal)</w:t>
          </w:r>
          <w:r w:rsidRPr="00BA0AE1">
            <w:rPr>
              <w:rFonts w:cstheme="minorHAnsi"/>
              <w:lang w:val="en-GB"/>
            </w:rPr>
            <w:fldChar w:fldCharType="end"/>
          </w:r>
        </w:sdtContent>
      </w:sdt>
      <w:r w:rsidRPr="00BA0AE1">
        <w:rPr>
          <w:rFonts w:cstheme="minorHAnsi"/>
          <w:lang w:val="en-GB"/>
        </w:rPr>
        <w:t xml:space="preserve">, </w:t>
      </w:r>
      <w:sdt>
        <w:sdtPr>
          <w:rPr>
            <w:rFonts w:cstheme="minorHAnsi"/>
            <w:lang w:val="en-GB"/>
          </w:rPr>
          <w:id w:val="-1854712404"/>
          <w:citation/>
        </w:sdtPr>
        <w:sdtEndPr/>
        <w:sdtContent>
          <w:r w:rsidRPr="00BA0AE1">
            <w:rPr>
              <w:rFonts w:cstheme="minorHAnsi"/>
              <w:lang w:val="en-GB"/>
            </w:rPr>
            <w:fldChar w:fldCharType="begin"/>
          </w:r>
          <w:r w:rsidRPr="00BA0AE1">
            <w:rPr>
              <w:rFonts w:cstheme="minorHAnsi"/>
              <w:lang w:val="en-GB"/>
            </w:rPr>
            <w:instrText xml:space="preserve"> CITATION Kim \l 1043 </w:instrText>
          </w:r>
          <w:r w:rsidRPr="00BA0AE1">
            <w:rPr>
              <w:rFonts w:cstheme="minorHAnsi"/>
              <w:lang w:val="en-GB"/>
            </w:rPr>
            <w:fldChar w:fldCharType="separate"/>
          </w:r>
          <w:r w:rsidR="00525BFC">
            <w:rPr>
              <w:rFonts w:cstheme="minorHAnsi"/>
              <w:noProof/>
              <w:lang w:val="en-GB"/>
            </w:rPr>
            <w:t>(Kim &amp; Cho, 2019)</w:t>
          </w:r>
          <w:r w:rsidRPr="00BA0AE1">
            <w:rPr>
              <w:rFonts w:cstheme="minorHAnsi"/>
              <w:lang w:val="en-GB"/>
            </w:rPr>
            <w:fldChar w:fldCharType="end"/>
          </w:r>
        </w:sdtContent>
      </w:sdt>
      <w:r w:rsidRPr="00BA0AE1">
        <w:rPr>
          <w:rFonts w:cstheme="minorHAnsi"/>
          <w:lang w:val="en-GB"/>
        </w:rPr>
        <w:t xml:space="preserve">, </w:t>
      </w:r>
      <w:sdt>
        <w:sdtPr>
          <w:rPr>
            <w:rFonts w:cstheme="minorHAnsi"/>
            <w:lang w:val="en-GB"/>
          </w:rPr>
          <w:id w:val="251171256"/>
          <w:citation/>
        </w:sdtPr>
        <w:sdtEndPr/>
        <w:sdtContent>
          <w:r w:rsidRPr="00BA0AE1">
            <w:rPr>
              <w:rFonts w:cstheme="minorHAnsi"/>
              <w:lang w:val="en-GB"/>
            </w:rPr>
            <w:fldChar w:fldCharType="begin"/>
          </w:r>
          <w:r w:rsidRPr="00BA0AE1">
            <w:rPr>
              <w:rFonts w:cstheme="minorHAnsi"/>
              <w:lang w:val="en-GB"/>
            </w:rPr>
            <w:instrText xml:space="preserve"> CITATION Kho20 \l 1043 </w:instrText>
          </w:r>
          <w:r w:rsidRPr="00BA0AE1">
            <w:rPr>
              <w:rFonts w:cstheme="minorHAnsi"/>
              <w:lang w:val="en-GB"/>
            </w:rPr>
            <w:fldChar w:fldCharType="separate"/>
          </w:r>
          <w:r w:rsidR="00525BFC">
            <w:rPr>
              <w:rFonts w:cstheme="minorHAnsi"/>
              <w:noProof/>
              <w:lang w:val="en-GB"/>
            </w:rPr>
            <w:t>(Khovalyg &amp; Heidari, 2020)</w:t>
          </w:r>
          <w:r w:rsidRPr="00BA0AE1">
            <w:rPr>
              <w:rFonts w:cstheme="minorHAnsi"/>
              <w:lang w:val="en-GB"/>
            </w:rPr>
            <w:fldChar w:fldCharType="end"/>
          </w:r>
        </w:sdtContent>
      </w:sdt>
      <w:r w:rsidRPr="00BA0AE1">
        <w:rPr>
          <w:rFonts w:cstheme="minorHAnsi"/>
          <w:lang w:val="en-GB"/>
        </w:rPr>
        <w:t xml:space="preserve">, </w:t>
      </w:r>
      <w:sdt>
        <w:sdtPr>
          <w:rPr>
            <w:rFonts w:cstheme="minorHAnsi"/>
            <w:lang w:val="en-GB"/>
          </w:rPr>
          <w:id w:val="-1380086771"/>
          <w:citation/>
        </w:sdtPr>
        <w:sdtEndPr/>
        <w:sdtContent>
          <w:r w:rsidRPr="00BA0AE1">
            <w:rPr>
              <w:rFonts w:cstheme="minorHAnsi"/>
              <w:lang w:val="en-GB"/>
            </w:rPr>
            <w:fldChar w:fldCharType="begin"/>
          </w:r>
          <w:r w:rsidRPr="00BA0AE1">
            <w:rPr>
              <w:rFonts w:cstheme="minorHAnsi"/>
              <w:lang w:val="en-GB"/>
            </w:rPr>
            <w:instrText xml:space="preserve"> CITATION Ami20 \l 1043 </w:instrText>
          </w:r>
          <w:r w:rsidRPr="00BA0AE1">
            <w:rPr>
              <w:rFonts w:cstheme="minorHAnsi"/>
              <w:lang w:val="en-GB"/>
            </w:rPr>
            <w:fldChar w:fldCharType="separate"/>
          </w:r>
          <w:r w:rsidR="00525BFC">
            <w:rPr>
              <w:rFonts w:cstheme="minorHAnsi"/>
              <w:noProof/>
              <w:lang w:val="en-GB"/>
            </w:rPr>
            <w:t>(al A. H., 2020)</w:t>
          </w:r>
          <w:r w:rsidRPr="00BA0AE1">
            <w:rPr>
              <w:rFonts w:cstheme="minorHAnsi"/>
              <w:lang w:val="en-GB"/>
            </w:rPr>
            <w:fldChar w:fldCharType="end"/>
          </w:r>
        </w:sdtContent>
      </w:sdt>
      <w:r w:rsidR="005F506F" w:rsidRPr="00BA0AE1">
        <w:rPr>
          <w:rFonts w:cstheme="minorHAnsi"/>
          <w:lang w:val="en-GB"/>
        </w:rPr>
        <w:t xml:space="preserve">, have shown LSTM to hold great promise in the effort of predicting energy consumption of residential facilities. The complication to neural network models such as LSTM is however the </w:t>
      </w:r>
      <w:r w:rsidR="009F6C41">
        <w:rPr>
          <w:rFonts w:cstheme="minorHAnsi"/>
          <w:noProof/>
          <w:lang w:eastAsia="nl-NL"/>
        </w:rPr>
        <w:drawing>
          <wp:anchor distT="0" distB="0" distL="114300" distR="114300" simplePos="0" relativeHeight="251658252" behindDoc="1" locked="0" layoutInCell="1" allowOverlap="1" wp14:anchorId="024844E8" wp14:editId="0A9C18F9">
            <wp:simplePos x="0" y="0"/>
            <wp:positionH relativeFrom="margin">
              <wp:posOffset>602615</wp:posOffset>
            </wp:positionH>
            <wp:positionV relativeFrom="paragraph">
              <wp:posOffset>3688715</wp:posOffset>
            </wp:positionV>
            <wp:extent cx="8667750" cy="1324610"/>
            <wp:effectExtent l="0" t="508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etmappie_count_np_consumption_calm.png"/>
                    <pic:cNvPicPr/>
                  </pic:nvPicPr>
                  <pic:blipFill rotWithShape="1">
                    <a:blip r:embed="rId17" cstate="print">
                      <a:extLst>
                        <a:ext uri="{28A0092B-C50C-407E-A947-70E740481C1C}">
                          <a14:useLocalDpi xmlns:a14="http://schemas.microsoft.com/office/drawing/2010/main" val="0"/>
                        </a:ext>
                      </a:extLst>
                    </a:blip>
                    <a:srcRect l="523" t="-3923" r="12330" b="3923"/>
                    <a:stretch/>
                  </pic:blipFill>
                  <pic:spPr bwMode="auto">
                    <a:xfrm rot="5400000">
                      <a:off x="0" y="0"/>
                      <a:ext cx="8667750" cy="1324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06F" w:rsidRPr="00BA0AE1">
        <w:rPr>
          <w:rFonts w:cstheme="minorHAnsi"/>
          <w:lang w:val="en-GB"/>
        </w:rPr>
        <w:t xml:space="preserve">determination of the hyperparameters in order to gain optimal performance. In order to gain insight into the capabilities of both machine learning as well as neural network models when it comes to the prediction of energy </w:t>
      </w:r>
      <w:r w:rsidR="005F506F" w:rsidRPr="000A5200">
        <w:rPr>
          <w:rFonts w:cstheme="minorHAnsi"/>
          <w:lang w:val="en-GB"/>
        </w:rPr>
        <w:t xml:space="preserve">production </w:t>
      </w:r>
      <w:r w:rsidR="005F506F" w:rsidRPr="00BA0AE1">
        <w:rPr>
          <w:rFonts w:cstheme="minorHAnsi"/>
          <w:lang w:val="en-GB"/>
        </w:rPr>
        <w:t xml:space="preserve">and </w:t>
      </w:r>
      <w:r w:rsidR="005F506F" w:rsidRPr="000A5200">
        <w:rPr>
          <w:rFonts w:cstheme="minorHAnsi"/>
          <w:lang w:val="en-GB"/>
        </w:rPr>
        <w:t>consumption</w:t>
      </w:r>
      <w:r w:rsidR="005F506F" w:rsidRPr="00BA0AE1">
        <w:rPr>
          <w:rFonts w:cstheme="minorHAnsi"/>
          <w:lang w:val="en-GB"/>
        </w:rPr>
        <w:t xml:space="preserve"> of a NZEB, this research conducts the performances of </w:t>
      </w:r>
      <w:r w:rsidR="00B01B54">
        <w:rPr>
          <w:rFonts w:cstheme="minorHAnsi"/>
          <w:lang w:val="en-GB"/>
        </w:rPr>
        <w:t>2</w:t>
      </w:r>
      <w:r w:rsidR="00B01B54" w:rsidRPr="00BA0AE1">
        <w:rPr>
          <w:rFonts w:cstheme="minorHAnsi"/>
          <w:lang w:val="en-GB"/>
        </w:rPr>
        <w:t xml:space="preserve"> </w:t>
      </w:r>
      <w:r w:rsidR="005F506F" w:rsidRPr="00BA0AE1">
        <w:rPr>
          <w:rFonts w:cstheme="minorHAnsi"/>
          <w:lang w:val="en-GB"/>
        </w:rPr>
        <w:t xml:space="preserve">machine learning </w:t>
      </w:r>
      <w:r w:rsidR="005F506F">
        <w:rPr>
          <w:rFonts w:cstheme="minorHAnsi"/>
          <w:lang w:val="en-GB"/>
        </w:rPr>
        <w:t xml:space="preserve">models </w:t>
      </w:r>
      <w:r w:rsidR="005F506F" w:rsidRPr="00BA0AE1">
        <w:rPr>
          <w:rFonts w:cstheme="minorHAnsi"/>
          <w:lang w:val="en-GB"/>
        </w:rPr>
        <w:t xml:space="preserve">and </w:t>
      </w:r>
      <w:r w:rsidR="00B01B54">
        <w:rPr>
          <w:rFonts w:cstheme="minorHAnsi"/>
          <w:lang w:val="en-GB"/>
        </w:rPr>
        <w:t xml:space="preserve">2 </w:t>
      </w:r>
      <w:r w:rsidR="005F506F" w:rsidRPr="00BA0AE1">
        <w:rPr>
          <w:rFonts w:cstheme="minorHAnsi"/>
          <w:lang w:val="en-GB"/>
        </w:rPr>
        <w:t xml:space="preserve">neural </w:t>
      </w:r>
      <w:r w:rsidR="005F506F">
        <w:rPr>
          <w:rFonts w:cstheme="minorHAnsi"/>
          <w:lang w:val="en-GB"/>
        </w:rPr>
        <w:t>network</w:t>
      </w:r>
      <w:r w:rsidR="00AF4506">
        <w:rPr>
          <w:rFonts w:cstheme="minorHAnsi"/>
          <w:lang w:val="en-GB"/>
        </w:rPr>
        <w:t>s</w:t>
      </w:r>
      <w:r w:rsidR="005F506F">
        <w:rPr>
          <w:rFonts w:cstheme="minorHAnsi"/>
          <w:lang w:val="en-GB"/>
        </w:rPr>
        <w:t xml:space="preserve"> for both the prediction of energy production and consumption</w:t>
      </w:r>
      <w:r w:rsidR="005F506F" w:rsidRPr="000A5200">
        <w:rPr>
          <w:rFonts w:cstheme="minorHAnsi"/>
          <w:lang w:val="en-GB"/>
        </w:rPr>
        <w:t>.</w:t>
      </w:r>
      <w:r w:rsidR="005F506F" w:rsidRPr="00BA0AE1">
        <w:rPr>
          <w:rFonts w:cstheme="minorHAnsi"/>
          <w:lang w:val="en-GB"/>
        </w:rPr>
        <w:t xml:space="preserve"> To be more specific, of SVR (</w:t>
      </w:r>
      <w:ins w:id="151" w:author="Bhwash, J.Y. el (16095065)" w:date="2021-01-14T14:06:00Z">
        <w:r w:rsidR="00732A80">
          <w:rPr>
            <w:rFonts w:cstheme="minorHAnsi"/>
            <w:lang w:val="en-GB"/>
          </w:rPr>
          <w:t>S</w:t>
        </w:r>
        <w:r w:rsidR="00732A80" w:rsidRPr="00BA0AE1">
          <w:rPr>
            <w:rFonts w:cstheme="minorHAnsi"/>
            <w:lang w:val="en-GB"/>
          </w:rPr>
          <w:t xml:space="preserve">upport </w:t>
        </w:r>
        <w:r w:rsidR="00732A80">
          <w:rPr>
            <w:rFonts w:cstheme="minorHAnsi"/>
            <w:lang w:val="en-GB"/>
          </w:rPr>
          <w:t>V</w:t>
        </w:r>
        <w:r w:rsidR="00732A80" w:rsidRPr="00BA0AE1">
          <w:rPr>
            <w:rFonts w:cstheme="minorHAnsi"/>
            <w:lang w:val="en-GB"/>
          </w:rPr>
          <w:t xml:space="preserve">ector </w:t>
        </w:r>
      </w:ins>
      <w:r w:rsidR="00732A80">
        <w:rPr>
          <w:rFonts w:cstheme="minorHAnsi"/>
          <w:lang w:val="en-GB"/>
        </w:rPr>
        <w:t>R</w:t>
      </w:r>
      <w:r w:rsidR="00732A80" w:rsidRPr="00BA0AE1">
        <w:rPr>
          <w:rFonts w:cstheme="minorHAnsi"/>
          <w:lang w:val="en-GB"/>
        </w:rPr>
        <w:t>egression</w:t>
      </w:r>
      <w:r w:rsidR="005F506F" w:rsidRPr="00BA0AE1">
        <w:rPr>
          <w:rFonts w:cstheme="minorHAnsi"/>
          <w:lang w:val="en-GB"/>
        </w:rPr>
        <w:t>), MVLR (</w:t>
      </w:r>
      <w:ins w:id="152" w:author="Bhwash, J.Y. el (16095065)" w:date="2021-01-14T14:06:00Z">
        <w:r w:rsidR="00732A80">
          <w:rPr>
            <w:rFonts w:cstheme="minorHAnsi"/>
            <w:lang w:val="en-GB"/>
          </w:rPr>
          <w:t>M</w:t>
        </w:r>
        <w:r w:rsidR="00732A80" w:rsidRPr="00BA0AE1">
          <w:rPr>
            <w:rFonts w:cstheme="minorHAnsi"/>
            <w:lang w:val="en-GB"/>
          </w:rPr>
          <w:t xml:space="preserve">ulti </w:t>
        </w:r>
        <w:r w:rsidR="00732A80">
          <w:rPr>
            <w:rFonts w:cstheme="minorHAnsi"/>
            <w:lang w:val="en-GB"/>
          </w:rPr>
          <w:t>V</w:t>
        </w:r>
        <w:r w:rsidR="00732A80" w:rsidRPr="00BA0AE1">
          <w:rPr>
            <w:rFonts w:cstheme="minorHAnsi"/>
            <w:lang w:val="en-GB"/>
          </w:rPr>
          <w:t xml:space="preserve">ariate </w:t>
        </w:r>
        <w:r w:rsidR="00732A80">
          <w:rPr>
            <w:rFonts w:cstheme="minorHAnsi"/>
            <w:lang w:val="en-GB"/>
          </w:rPr>
          <w:t>L</w:t>
        </w:r>
        <w:r w:rsidR="00732A80" w:rsidRPr="00BA0AE1">
          <w:rPr>
            <w:rFonts w:cstheme="minorHAnsi"/>
            <w:lang w:val="en-GB"/>
          </w:rPr>
          <w:t xml:space="preserve">inear </w:t>
        </w:r>
      </w:ins>
      <w:r w:rsidR="00732A80">
        <w:rPr>
          <w:rFonts w:cstheme="minorHAnsi"/>
          <w:lang w:val="en-GB"/>
        </w:rPr>
        <w:t>R</w:t>
      </w:r>
      <w:r w:rsidR="00732A80" w:rsidRPr="00BA0AE1">
        <w:rPr>
          <w:rFonts w:cstheme="minorHAnsi"/>
          <w:lang w:val="en-GB"/>
        </w:rPr>
        <w:t>egression</w:t>
      </w:r>
      <w:r w:rsidR="005F506F" w:rsidRPr="00BA0AE1">
        <w:rPr>
          <w:rFonts w:cstheme="minorHAnsi"/>
          <w:lang w:val="en-GB"/>
        </w:rPr>
        <w:t>), MLP (</w:t>
      </w:r>
      <w:r w:rsidR="00732A80">
        <w:rPr>
          <w:rFonts w:cstheme="minorHAnsi"/>
          <w:lang w:val="en-GB"/>
        </w:rPr>
        <w:t>M</w:t>
      </w:r>
      <w:r w:rsidR="00732A80" w:rsidRPr="00BA0AE1">
        <w:rPr>
          <w:rFonts w:cstheme="minorHAnsi"/>
          <w:lang w:val="en-GB"/>
        </w:rPr>
        <w:t>ulti</w:t>
      </w:r>
      <w:r w:rsidR="005F506F" w:rsidRPr="00BA0AE1">
        <w:rPr>
          <w:rFonts w:cstheme="minorHAnsi"/>
          <w:lang w:val="en-GB"/>
        </w:rPr>
        <w:t>-</w:t>
      </w:r>
      <w:ins w:id="153" w:author="Bhwash, J.Y. el (16095065)" w:date="2021-01-14T14:06:00Z">
        <w:r w:rsidR="00732A80">
          <w:rPr>
            <w:rFonts w:cstheme="minorHAnsi"/>
            <w:lang w:val="en-GB"/>
          </w:rPr>
          <w:t>L</w:t>
        </w:r>
        <w:r w:rsidR="00732A80" w:rsidRPr="00BA0AE1">
          <w:rPr>
            <w:rFonts w:cstheme="minorHAnsi"/>
            <w:lang w:val="en-GB"/>
          </w:rPr>
          <w:t xml:space="preserve">ayer </w:t>
        </w:r>
      </w:ins>
      <w:r w:rsidR="00732A80">
        <w:rPr>
          <w:rFonts w:cstheme="minorHAnsi"/>
          <w:lang w:val="en-GB"/>
        </w:rPr>
        <w:t>P</w:t>
      </w:r>
      <w:r w:rsidR="00732A80" w:rsidRPr="00BA0AE1">
        <w:rPr>
          <w:rFonts w:cstheme="minorHAnsi"/>
          <w:lang w:val="en-GB"/>
        </w:rPr>
        <w:t>erceptron</w:t>
      </w:r>
      <w:r w:rsidR="005F506F" w:rsidRPr="00BA0AE1">
        <w:rPr>
          <w:rFonts w:cstheme="minorHAnsi"/>
          <w:lang w:val="en-GB"/>
        </w:rPr>
        <w:t>) and LSTM (</w:t>
      </w:r>
      <w:ins w:id="154" w:author="Bhwash, J.Y. el (16095065)" w:date="2021-01-14T14:06:00Z">
        <w:r w:rsidR="00732A80">
          <w:rPr>
            <w:rFonts w:cstheme="minorHAnsi"/>
            <w:lang w:val="en-GB"/>
          </w:rPr>
          <w:t>L</w:t>
        </w:r>
        <w:r w:rsidR="00732A80" w:rsidRPr="00BA0AE1">
          <w:rPr>
            <w:rFonts w:cstheme="minorHAnsi"/>
            <w:lang w:val="en-GB"/>
          </w:rPr>
          <w:t xml:space="preserve">ong </w:t>
        </w:r>
        <w:r w:rsidR="00732A80">
          <w:rPr>
            <w:rFonts w:cstheme="minorHAnsi"/>
            <w:lang w:val="en-GB"/>
          </w:rPr>
          <w:t>S</w:t>
        </w:r>
        <w:r w:rsidR="00732A80" w:rsidRPr="00BA0AE1">
          <w:rPr>
            <w:rFonts w:cstheme="minorHAnsi"/>
            <w:lang w:val="en-GB"/>
          </w:rPr>
          <w:t xml:space="preserve">hort </w:t>
        </w:r>
        <w:r w:rsidR="00732A80">
          <w:rPr>
            <w:rFonts w:cstheme="minorHAnsi"/>
            <w:lang w:val="en-GB"/>
          </w:rPr>
          <w:t>T</w:t>
        </w:r>
        <w:r w:rsidR="00732A80" w:rsidRPr="00BA0AE1">
          <w:rPr>
            <w:rFonts w:cstheme="minorHAnsi"/>
            <w:lang w:val="en-GB"/>
          </w:rPr>
          <w:t xml:space="preserve">erm </w:t>
        </w:r>
      </w:ins>
      <w:r w:rsidR="00732A80">
        <w:rPr>
          <w:rFonts w:cstheme="minorHAnsi"/>
          <w:lang w:val="en-GB"/>
        </w:rPr>
        <w:t>M</w:t>
      </w:r>
      <w:r w:rsidR="00732A80" w:rsidRPr="00BA0AE1">
        <w:rPr>
          <w:rFonts w:cstheme="minorHAnsi"/>
          <w:lang w:val="en-GB"/>
        </w:rPr>
        <w:t>emory</w:t>
      </w:r>
      <w:r w:rsidR="005F506F" w:rsidRPr="00BA0AE1">
        <w:rPr>
          <w:rFonts w:cstheme="minorHAnsi"/>
          <w:lang w:val="en-GB"/>
        </w:rPr>
        <w:t>).</w:t>
      </w:r>
      <w:r w:rsidR="005F506F">
        <w:rPr>
          <w:rFonts w:cstheme="minorHAnsi"/>
          <w:lang w:val="en-GB"/>
        </w:rPr>
        <w:t xml:space="preserve"> The data used in this research consists of the energy monitoring of 120 identical NZEB households located in Zoetermeer (Zuid Holland, the Netherlands). </w:t>
      </w:r>
    </w:p>
    <w:p w14:paraId="4179384A" w14:textId="4D655AC7" w:rsidR="00B519F4" w:rsidRPr="009F6C41" w:rsidRDefault="00890CC4" w:rsidP="009F6C41">
      <w:pPr>
        <w:pStyle w:val="Kop1"/>
        <w:rPr>
          <w:rFonts w:asciiTheme="minorHAnsi" w:hAnsiTheme="minorHAnsi" w:cstheme="minorHAnsi"/>
          <w:lang w:val="en-GB"/>
        </w:rPr>
      </w:pPr>
      <w:bookmarkStart w:id="155" w:name="_Toc60839475"/>
      <w:r>
        <w:rPr>
          <w:noProof/>
          <w:lang w:eastAsia="nl-NL"/>
        </w:rPr>
        <mc:AlternateContent>
          <mc:Choice Requires="wps">
            <w:drawing>
              <wp:anchor distT="0" distB="0" distL="114300" distR="114300" simplePos="0" relativeHeight="251658246" behindDoc="0" locked="0" layoutInCell="1" allowOverlap="1" wp14:anchorId="60BC7D7B" wp14:editId="3EBE9037">
                <wp:simplePos x="0" y="0"/>
                <wp:positionH relativeFrom="column">
                  <wp:posOffset>3032760</wp:posOffset>
                </wp:positionH>
                <wp:positionV relativeFrom="paragraph">
                  <wp:posOffset>347980</wp:posOffset>
                </wp:positionV>
                <wp:extent cx="1247775" cy="635"/>
                <wp:effectExtent l="0" t="0" r="9525" b="6350"/>
                <wp:wrapTopAndBottom/>
                <wp:docPr id="13" name="Tekstvak 13"/>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71E5A609" w14:textId="0A9ABB2F" w:rsidR="00890CC4" w:rsidRPr="00890CC4" w:rsidRDefault="00890CC4" w:rsidP="00890CC4">
                            <w:pPr>
                              <w:pStyle w:val="Bijschrift"/>
                              <w:rPr>
                                <w:sz w:val="20"/>
                                <w:lang w:val="en-GB"/>
                              </w:rPr>
                            </w:pPr>
                            <w:r w:rsidRPr="00890CC4">
                              <w:rPr>
                                <w:lang w:val="en-GB"/>
                              </w:rPr>
                              <w:t xml:space="preserve">Figure </w:t>
                            </w:r>
                            <w:r>
                              <w:fldChar w:fldCharType="begin"/>
                            </w:r>
                            <w:r w:rsidRPr="00890CC4">
                              <w:rPr>
                                <w:lang w:val="en-GB"/>
                              </w:rPr>
                              <w:instrText xml:space="preserve"> SEQ Figuur \* ARABIC </w:instrText>
                            </w:r>
                            <w:r>
                              <w:fldChar w:fldCharType="separate"/>
                            </w:r>
                            <w:r w:rsidR="00D2796E">
                              <w:rPr>
                                <w:noProof/>
                                <w:lang w:val="en-GB"/>
                              </w:rPr>
                              <w:t>1</w:t>
                            </w:r>
                            <w:r>
                              <w:fldChar w:fldCharType="end"/>
                            </w:r>
                            <w:r w:rsidRPr="00890CC4">
                              <w:rPr>
                                <w:lang w:val="en-GB"/>
                              </w:rPr>
                              <w:t xml:space="preserve">: </w:t>
                            </w:r>
                            <w:r>
                              <w:rPr>
                                <w:lang w:val="en-GB"/>
                              </w:rPr>
                              <w:t>Heatmap indicating the am</w:t>
                            </w:r>
                            <w:r w:rsidRPr="00A85D1F">
                              <w:rPr>
                                <w:lang w:val="en-GB"/>
                              </w:rPr>
                              <w:t xml:space="preserve">ount of timestamp differences greater or equal to 1 hour per NZEB. The white spaces indicate NZEBs that were not usable due to </w:t>
                            </w:r>
                            <w:r>
                              <w:rPr>
                                <w:lang w:val="en-GB"/>
                              </w:rPr>
                              <w:t xml:space="preserve">more than 1000 timestamp gaps greater or equal to 1 h. </w:t>
                            </w:r>
                            <w:r w:rsidRPr="00890CC4">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BC7D7B" id="_x0000_t202" coordsize="21600,21600" o:spt="202" path="m,l,21600r21600,l21600,xe">
                <v:stroke joinstyle="miter"/>
                <v:path gradientshapeok="t" o:connecttype="rect"/>
              </v:shapetype>
              <v:shape id="Tekstvak 13" o:spid="_x0000_s1026" type="#_x0000_t202" style="position:absolute;margin-left:238.8pt;margin-top:27.4pt;width:98.25pt;height:.0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" stroked="f">
                <v:textbox style="mso-fit-shape-to-text:t" inset="0,0,0,0">
                  <w:txbxContent>
                    <w:p w14:paraId="71E5A609" w14:textId="0A9ABB2F" w:rsidR="00890CC4" w:rsidRPr="00890CC4" w:rsidRDefault="00890CC4" w:rsidP="00890CC4">
                      <w:pPr>
                        <w:pStyle w:val="Bijschrift"/>
                        <w:rPr>
                          <w:sz w:val="20"/>
                          <w:lang w:val="en-GB"/>
                        </w:rPr>
                      </w:pPr>
                      <w:r w:rsidRPr="00890CC4">
                        <w:rPr>
                          <w:lang w:val="en-GB"/>
                        </w:rPr>
                        <w:t xml:space="preserve">Figure </w:t>
                      </w:r>
                      <w:r>
                        <w:fldChar w:fldCharType="begin"/>
                      </w:r>
                      <w:r w:rsidRPr="00890CC4">
                        <w:rPr>
                          <w:lang w:val="en-GB"/>
                        </w:rPr>
                        <w:instrText xml:space="preserve"> SEQ Figuur \* ARABIC </w:instrText>
                      </w:r>
                      <w:r>
                        <w:fldChar w:fldCharType="separate"/>
                      </w:r>
                      <w:r w:rsidR="00D2796E">
                        <w:rPr>
                          <w:noProof/>
                          <w:lang w:val="en-GB"/>
                        </w:rPr>
                        <w:t>1</w:t>
                      </w:r>
                      <w:r>
                        <w:fldChar w:fldCharType="end"/>
                      </w:r>
                      <w:r w:rsidRPr="00890CC4">
                        <w:rPr>
                          <w:lang w:val="en-GB"/>
                        </w:rPr>
                        <w:t xml:space="preserve">: </w:t>
                      </w:r>
                      <w:r>
                        <w:rPr>
                          <w:lang w:val="en-GB"/>
                        </w:rPr>
                        <w:t>Heatmap indicating the am</w:t>
                      </w:r>
                      <w:r w:rsidRPr="00A85D1F">
                        <w:rPr>
                          <w:lang w:val="en-GB"/>
                        </w:rPr>
                        <w:t xml:space="preserve">ount of timestamp differences greater or equal to 1 hour per NZEB. The white spaces indicate NZEBs that were not usable due to </w:t>
                      </w:r>
                      <w:r>
                        <w:rPr>
                          <w:lang w:val="en-GB"/>
                        </w:rPr>
                        <w:t xml:space="preserve">more than 1000 timestamp gaps greater or equal to 1 h. </w:t>
                      </w:r>
                      <w:r w:rsidRPr="00890CC4">
                        <w:rPr>
                          <w:lang w:val="en-GB"/>
                        </w:rPr>
                        <w:t xml:space="preserve"> </w:t>
                      </w:r>
                    </w:p>
                  </w:txbxContent>
                </v:textbox>
                <w10:wrap type="topAndBottom"/>
              </v:shape>
            </w:pict>
          </mc:Fallback>
        </mc:AlternateContent>
      </w:r>
      <w:r w:rsidR="00B519F4" w:rsidRPr="00257903">
        <w:rPr>
          <w:rFonts w:cstheme="majorHAnsi"/>
          <w:lang w:val="en-GB"/>
          <w:rPrChange w:id="156" w:author="Drunen, C.G. van (18062814)" w:date="2021-01-14T15:53:00Z">
            <w:rPr>
              <w:rFonts w:asciiTheme="minorHAnsi" w:hAnsiTheme="minorHAnsi" w:cstheme="minorHAnsi"/>
              <w:lang w:val="en-GB"/>
            </w:rPr>
          </w:rPrChange>
        </w:rPr>
        <w:t>Methodology</w:t>
      </w:r>
      <w:bookmarkEnd w:id="0"/>
      <w:bookmarkEnd w:id="1"/>
      <w:bookmarkEnd w:id="155"/>
      <w:r w:rsidR="00B519F4" w:rsidRPr="00257903">
        <w:rPr>
          <w:rFonts w:cstheme="majorHAnsi"/>
          <w:lang w:val="en-GB"/>
          <w:rPrChange w:id="157" w:author="Drunen, C.G. van (18062814)" w:date="2021-01-14T15:53:00Z">
            <w:rPr>
              <w:rFonts w:asciiTheme="minorHAnsi" w:hAnsiTheme="minorHAnsi" w:cstheme="minorHAnsi"/>
              <w:lang w:val="en-GB"/>
            </w:rPr>
          </w:rPrChange>
        </w:rPr>
        <w:t xml:space="preserve">  </w:t>
      </w:r>
    </w:p>
    <w:p w14:paraId="62713E88" w14:textId="0C65386F" w:rsidR="00B519F4" w:rsidRPr="00257903" w:rsidRDefault="00B519F4" w:rsidP="00B017D5">
      <w:pPr>
        <w:pStyle w:val="Kop2"/>
        <w:rPr>
          <w:rFonts w:cstheme="majorHAnsi"/>
          <w:lang w:val="en-GB"/>
          <w:rPrChange w:id="158" w:author="Drunen, C.G. van (18062814)" w:date="2021-01-14T15:53:00Z">
            <w:rPr>
              <w:rFonts w:asciiTheme="minorHAnsi" w:hAnsiTheme="minorHAnsi" w:cstheme="minorHAnsi"/>
              <w:lang w:val="en-GB"/>
            </w:rPr>
          </w:rPrChange>
        </w:rPr>
      </w:pPr>
      <w:bookmarkStart w:id="159" w:name="_Toc60831406"/>
      <w:bookmarkStart w:id="160" w:name="_Toc60832488"/>
      <w:bookmarkStart w:id="161" w:name="_Toc60839476"/>
      <w:r w:rsidRPr="00257903">
        <w:rPr>
          <w:rFonts w:cstheme="majorHAnsi"/>
          <w:lang w:val="en-GB"/>
          <w:rPrChange w:id="162" w:author="Drunen, C.G. van (18062814)" w:date="2021-01-14T15:53:00Z">
            <w:rPr>
              <w:rFonts w:asciiTheme="minorHAnsi" w:hAnsiTheme="minorHAnsi" w:cstheme="minorHAnsi"/>
              <w:lang w:val="en-GB"/>
            </w:rPr>
          </w:rPrChange>
        </w:rPr>
        <w:t>Data</w:t>
      </w:r>
      <w:bookmarkEnd w:id="159"/>
      <w:bookmarkEnd w:id="160"/>
      <w:bookmarkEnd w:id="161"/>
    </w:p>
    <w:p w14:paraId="6E1266C0" w14:textId="7CBB5F02" w:rsidR="00313068" w:rsidRPr="00257903" w:rsidRDefault="00313068" w:rsidP="00313068">
      <w:pPr>
        <w:pStyle w:val="Kop3"/>
        <w:rPr>
          <w:rFonts w:cstheme="majorHAnsi"/>
          <w:lang w:val="en-GB"/>
          <w:rPrChange w:id="163" w:author="Drunen, C.G. van (18062814)" w:date="2021-01-14T15:53:00Z">
            <w:rPr>
              <w:rFonts w:asciiTheme="minorHAnsi" w:hAnsiTheme="minorHAnsi" w:cstheme="minorHAnsi"/>
              <w:lang w:val="en-GB"/>
            </w:rPr>
          </w:rPrChange>
        </w:rPr>
      </w:pPr>
      <w:bookmarkStart w:id="164" w:name="_Toc60832489"/>
      <w:bookmarkStart w:id="165" w:name="_Toc60839477"/>
      <w:r w:rsidRPr="00257903">
        <w:rPr>
          <w:rFonts w:cstheme="majorHAnsi"/>
          <w:lang w:val="en-GB"/>
          <w:rPrChange w:id="166" w:author="Drunen, C.G. van (18062814)" w:date="2021-01-14T15:53:00Z">
            <w:rPr>
              <w:rFonts w:asciiTheme="minorHAnsi" w:hAnsiTheme="minorHAnsi" w:cstheme="minorHAnsi"/>
              <w:lang w:val="en-GB"/>
            </w:rPr>
          </w:rPrChange>
        </w:rPr>
        <w:t>Data collection</w:t>
      </w:r>
      <w:bookmarkEnd w:id="164"/>
      <w:bookmarkEnd w:id="165"/>
    </w:p>
    <w:p w14:paraId="118A429E" w14:textId="3C58C8E1" w:rsidR="00AA5B9C" w:rsidRPr="00BA0AE1" w:rsidRDefault="00AA5B9C" w:rsidP="009F6C41">
      <w:pPr>
        <w:jc w:val="both"/>
        <w:rPr>
          <w:rFonts w:cstheme="minorHAnsi"/>
          <w:lang w:val="en-GB"/>
        </w:rPr>
      </w:pPr>
      <w:r w:rsidRPr="00BA0AE1">
        <w:rPr>
          <w:rFonts w:cstheme="minorHAnsi"/>
          <w:lang w:val="en-GB"/>
        </w:rPr>
        <w:t xml:space="preserve">The data used consists of the historical data from the </w:t>
      </w:r>
      <w:r w:rsidR="004C0BD3">
        <w:rPr>
          <w:rFonts w:cstheme="minorHAnsi"/>
          <w:lang w:val="en-GB"/>
        </w:rPr>
        <w:t>s</w:t>
      </w:r>
      <w:r w:rsidRPr="00BA0AE1">
        <w:rPr>
          <w:rFonts w:cstheme="minorHAnsi"/>
          <w:lang w:val="en-GB"/>
        </w:rPr>
        <w:t>mart</w:t>
      </w:r>
      <w:r w:rsidR="00067685">
        <w:rPr>
          <w:rFonts w:cstheme="minorHAnsi"/>
          <w:lang w:val="en-GB"/>
        </w:rPr>
        <w:t xml:space="preserve"> </w:t>
      </w:r>
      <w:r w:rsidR="004C0BD3">
        <w:rPr>
          <w:rFonts w:cstheme="minorHAnsi"/>
          <w:lang w:val="en-GB"/>
        </w:rPr>
        <w:t>m</w:t>
      </w:r>
      <w:r w:rsidRPr="00BA0AE1">
        <w:rPr>
          <w:rFonts w:cstheme="minorHAnsi"/>
          <w:lang w:val="en-GB"/>
        </w:rPr>
        <w:t xml:space="preserve">eter and </w:t>
      </w:r>
      <w:r w:rsidR="00A74DD9">
        <w:rPr>
          <w:rFonts w:cstheme="minorHAnsi"/>
          <w:lang w:val="en-GB"/>
        </w:rPr>
        <w:t xml:space="preserve">the </w:t>
      </w:r>
      <w:r w:rsidR="004C0BD3">
        <w:rPr>
          <w:rFonts w:cstheme="minorHAnsi"/>
          <w:lang w:val="en-GB"/>
        </w:rPr>
        <w:t>s</w:t>
      </w:r>
      <w:r w:rsidRPr="00BA0AE1">
        <w:rPr>
          <w:rFonts w:cstheme="minorHAnsi"/>
          <w:lang w:val="en-GB"/>
        </w:rPr>
        <w:t xml:space="preserve">olar </w:t>
      </w:r>
      <w:r w:rsidR="00A74DD9">
        <w:rPr>
          <w:rFonts w:cstheme="minorHAnsi"/>
          <w:lang w:val="en-GB"/>
        </w:rPr>
        <w:t>p</w:t>
      </w:r>
      <w:r w:rsidRPr="00BA0AE1">
        <w:rPr>
          <w:rFonts w:cstheme="minorHAnsi"/>
          <w:lang w:val="en-GB"/>
        </w:rPr>
        <w:t>anel Inverter</w:t>
      </w:r>
      <w:r w:rsidR="005522AC">
        <w:rPr>
          <w:rFonts w:cstheme="minorHAnsi"/>
          <w:lang w:val="en-GB"/>
        </w:rPr>
        <w:t xml:space="preserve">. </w:t>
      </w:r>
      <w:commentRangeStart w:id="167"/>
      <w:r w:rsidRPr="00BA0AE1">
        <w:rPr>
          <w:rFonts w:cstheme="minorHAnsi"/>
          <w:lang w:val="en-GB"/>
        </w:rPr>
        <w:t xml:space="preserve">The data from one such NZEB is transmitted to data servers via </w:t>
      </w:r>
      <w:r>
        <w:rPr>
          <w:rFonts w:cstheme="minorHAnsi"/>
          <w:lang w:val="en-GB"/>
        </w:rPr>
        <w:t>a</w:t>
      </w:r>
      <w:r w:rsidR="00557090">
        <w:rPr>
          <w:rFonts w:cstheme="minorHAnsi"/>
          <w:lang w:val="en-GB"/>
        </w:rPr>
        <w:t xml:space="preserve"> </w:t>
      </w:r>
      <w:r w:rsidRPr="00BA0AE1">
        <w:rPr>
          <w:rFonts w:cstheme="minorHAnsi"/>
          <w:lang w:val="en-GB"/>
        </w:rPr>
        <w:t>communication module</w:t>
      </w:r>
      <w:r>
        <w:rPr>
          <w:rFonts w:cstheme="minorHAnsi"/>
          <w:lang w:val="en-GB"/>
        </w:rPr>
        <w:t xml:space="preserve">. </w:t>
      </w:r>
      <w:commentRangeEnd w:id="167"/>
      <w:r w:rsidR="005522AC">
        <w:rPr>
          <w:rStyle w:val="Verwijzingopmerking"/>
        </w:rPr>
        <w:commentReference w:id="167"/>
      </w:r>
      <w:r>
        <w:rPr>
          <w:rFonts w:cstheme="minorHAnsi"/>
          <w:lang w:val="en-GB"/>
        </w:rPr>
        <w:t xml:space="preserve">The data consist of </w:t>
      </w:r>
      <w:r w:rsidR="00B01B54">
        <w:rPr>
          <w:rFonts w:cstheme="minorHAnsi"/>
          <w:lang w:val="en-GB"/>
        </w:rPr>
        <w:t xml:space="preserve">2 </w:t>
      </w:r>
      <w:r w:rsidR="009E3A65">
        <w:rPr>
          <w:rFonts w:cstheme="minorHAnsi"/>
          <w:lang w:val="en-GB"/>
        </w:rPr>
        <w:t>data</w:t>
      </w:r>
      <w:r>
        <w:rPr>
          <w:rFonts w:cstheme="minorHAnsi"/>
          <w:lang w:val="en-GB"/>
        </w:rPr>
        <w:t xml:space="preserve"> </w:t>
      </w:r>
      <w:r w:rsidR="00372AD9" w:rsidRPr="007D6336">
        <w:rPr>
          <w:rFonts w:cstheme="minorHAnsi"/>
          <w:lang w:val="en-US"/>
        </w:rPr>
        <w:t>st</w:t>
      </w:r>
      <w:r w:rsidR="00372AD9">
        <w:rPr>
          <w:rFonts w:cstheme="minorHAnsi"/>
          <w:lang w:val="en-US"/>
        </w:rPr>
        <w:t>orages</w:t>
      </w:r>
      <w:r>
        <w:rPr>
          <w:rFonts w:cstheme="minorHAnsi"/>
          <w:lang w:val="en-GB"/>
        </w:rPr>
        <w:t xml:space="preserve">, one </w:t>
      </w:r>
      <w:r w:rsidR="00067685">
        <w:rPr>
          <w:rFonts w:cstheme="minorHAnsi"/>
          <w:lang w:val="en-GB"/>
        </w:rPr>
        <w:t>for</w:t>
      </w:r>
      <w:r>
        <w:rPr>
          <w:rFonts w:cstheme="minorHAnsi"/>
          <w:lang w:val="en-GB"/>
        </w:rPr>
        <w:t xml:space="preserve"> the </w:t>
      </w:r>
      <w:r w:rsidR="00067685">
        <w:rPr>
          <w:rFonts w:cstheme="minorHAnsi"/>
          <w:lang w:val="en-GB"/>
        </w:rPr>
        <w:t>smart meter</w:t>
      </w:r>
      <w:r>
        <w:rPr>
          <w:rFonts w:cstheme="minorHAnsi"/>
          <w:lang w:val="en-GB"/>
        </w:rPr>
        <w:t xml:space="preserve"> and the </w:t>
      </w:r>
      <w:r>
        <w:rPr>
          <w:rFonts w:cstheme="minorHAnsi"/>
          <w:lang w:val="en-GB"/>
        </w:rPr>
        <w:lastRenderedPageBreak/>
        <w:t xml:space="preserve">other </w:t>
      </w:r>
      <w:r w:rsidR="00067685">
        <w:rPr>
          <w:rFonts w:cstheme="minorHAnsi"/>
          <w:lang w:val="en-GB"/>
        </w:rPr>
        <w:t>for</w:t>
      </w:r>
      <w:r>
        <w:rPr>
          <w:rFonts w:cstheme="minorHAnsi"/>
          <w:lang w:val="en-GB"/>
        </w:rPr>
        <w:t xml:space="preserve"> the solar panel inverter. The data is recorded with a 5 min</w:t>
      </w:r>
      <w:r w:rsidR="005F7347">
        <w:rPr>
          <w:rFonts w:cstheme="minorHAnsi"/>
          <w:lang w:val="en-GB"/>
        </w:rPr>
        <w:t>ute</w:t>
      </w:r>
      <w:r>
        <w:rPr>
          <w:rFonts w:cstheme="minorHAnsi"/>
          <w:lang w:val="en-GB"/>
        </w:rPr>
        <w:t xml:space="preserve"> interval.</w:t>
      </w:r>
    </w:p>
    <w:p w14:paraId="002A5806" w14:textId="3B18847E" w:rsidR="00AA5B9C" w:rsidRPr="00BA0AE1" w:rsidRDefault="00AA5B9C" w:rsidP="009F6C41">
      <w:pPr>
        <w:jc w:val="both"/>
        <w:rPr>
          <w:rFonts w:cstheme="minorHAnsi"/>
          <w:lang w:val="en-GB"/>
        </w:rPr>
      </w:pPr>
      <w:r w:rsidRPr="00BA0AE1">
        <w:rPr>
          <w:rFonts w:cstheme="minorHAnsi"/>
          <w:lang w:val="en-GB"/>
        </w:rPr>
        <w:t xml:space="preserve">Besides the </w:t>
      </w:r>
      <w:r>
        <w:rPr>
          <w:rFonts w:cstheme="minorHAnsi"/>
          <w:lang w:val="en-GB"/>
        </w:rPr>
        <w:t>energy monitoring</w:t>
      </w:r>
      <w:r w:rsidRPr="00BA0AE1">
        <w:rPr>
          <w:rFonts w:cstheme="minorHAnsi"/>
          <w:lang w:val="en-GB"/>
        </w:rPr>
        <w:t xml:space="preserve"> data, weather data is also used. </w:t>
      </w:r>
      <w:r>
        <w:rPr>
          <w:rFonts w:cstheme="minorHAnsi"/>
          <w:lang w:val="en-GB"/>
        </w:rPr>
        <w:t xml:space="preserve">The weather </w:t>
      </w:r>
      <w:r w:rsidRPr="00BA0AE1">
        <w:rPr>
          <w:rFonts w:cstheme="minorHAnsi"/>
          <w:lang w:val="en-GB"/>
        </w:rPr>
        <w:t xml:space="preserve">data was received from </w:t>
      </w:r>
      <w:r>
        <w:rPr>
          <w:rFonts w:cstheme="minorHAnsi"/>
          <w:lang w:val="en-GB"/>
        </w:rPr>
        <w:t xml:space="preserve">a </w:t>
      </w:r>
      <w:r w:rsidRPr="00BA0AE1">
        <w:rPr>
          <w:rFonts w:cstheme="minorHAnsi"/>
          <w:lang w:val="en-GB"/>
        </w:rPr>
        <w:t>nearby weather station located in Voorschoten (within 15km radius from Zoetermeer) gathered by the royal Dutch meteorological institute</w:t>
      </w:r>
      <w:r w:rsidR="005F7347">
        <w:rPr>
          <w:rFonts w:cstheme="minorHAnsi"/>
          <w:lang w:val="en-GB"/>
        </w:rPr>
        <w:t xml:space="preserve"> </w:t>
      </w:r>
      <w:sdt>
        <w:sdtPr>
          <w:rPr>
            <w:rFonts w:cstheme="minorHAnsi"/>
            <w:lang w:val="en-GB"/>
          </w:rPr>
          <w:id w:val="-751884919"/>
          <w:citation/>
        </w:sdtPr>
        <w:sdtEndPr/>
        <w:sdtContent>
          <w:r w:rsidR="00F42D58">
            <w:rPr>
              <w:rFonts w:cstheme="minorHAnsi"/>
              <w:lang w:val="en-GB"/>
            </w:rPr>
            <w:fldChar w:fldCharType="begin"/>
          </w:r>
          <w:r w:rsidR="00F42D58">
            <w:rPr>
              <w:rFonts w:cstheme="minorHAnsi"/>
              <w:lang w:val="en-US"/>
            </w:rPr>
            <w:instrText xml:space="preserve"> CITATION Kon19 \l 1033 </w:instrText>
          </w:r>
          <w:r w:rsidR="00F42D58">
            <w:rPr>
              <w:rFonts w:cstheme="minorHAnsi"/>
              <w:lang w:val="en-GB"/>
            </w:rPr>
            <w:fldChar w:fldCharType="separate"/>
          </w:r>
          <w:r w:rsidR="00525BFC" w:rsidRPr="007D6336">
            <w:rPr>
              <w:rFonts w:cstheme="minorHAnsi"/>
              <w:lang w:val="en-US"/>
            </w:rPr>
            <w:t>(Koninklijk Nederlands Meteologisch Instituut, 2019)</w:t>
          </w:r>
          <w:r w:rsidR="00F42D58">
            <w:rPr>
              <w:rFonts w:cstheme="minorHAnsi"/>
              <w:lang w:val="en-GB"/>
            </w:rPr>
            <w:fldChar w:fldCharType="end"/>
          </w:r>
        </w:sdtContent>
      </w:sdt>
      <w:commentRangeStart w:id="168"/>
      <w:commentRangeEnd w:id="168"/>
      <w:r w:rsidRPr="00BA0AE1">
        <w:rPr>
          <w:rStyle w:val="Verwijzingopmerking"/>
          <w:rFonts w:cstheme="minorHAnsi"/>
        </w:rPr>
        <w:commentReference w:id="168"/>
      </w:r>
      <w:r w:rsidRPr="00BA0AE1">
        <w:rPr>
          <w:rFonts w:cstheme="minorHAnsi"/>
          <w:lang w:val="en-GB"/>
        </w:rPr>
        <w:t xml:space="preserve">. From this data the feature Global Sun Irradiance was extracted, which defines the intensity of sunlight on </w:t>
      </w:r>
      <w:r w:rsidR="007C3CF4">
        <w:rPr>
          <w:rFonts w:cstheme="minorHAnsi"/>
          <w:lang w:val="en-GB"/>
        </w:rPr>
        <w:t>1</w:t>
      </w:r>
      <w:r w:rsidRPr="00BA0AE1">
        <w:rPr>
          <w:rFonts w:cstheme="minorHAnsi"/>
          <w:lang w:val="en-GB"/>
        </w:rPr>
        <w:t xml:space="preserve"> hour resolution. </w:t>
      </w:r>
      <w:r>
        <w:rPr>
          <w:rFonts w:cstheme="minorHAnsi"/>
          <w:lang w:val="en-GB"/>
        </w:rPr>
        <w:t xml:space="preserve">Only the solar irradiance data of the past day is </w:t>
      </w:r>
      <w:r w:rsidR="00150994">
        <w:rPr>
          <w:rFonts w:cstheme="minorHAnsi"/>
          <w:lang w:val="en-GB"/>
        </w:rPr>
        <w:t>used a</w:t>
      </w:r>
      <w:r>
        <w:rPr>
          <w:rFonts w:cstheme="minorHAnsi"/>
          <w:lang w:val="en-GB"/>
        </w:rPr>
        <w:t>s a</w:t>
      </w:r>
      <w:r w:rsidR="001B03F6">
        <w:rPr>
          <w:rFonts w:cstheme="minorHAnsi"/>
          <w:lang w:val="en-GB"/>
        </w:rPr>
        <w:t>n</w:t>
      </w:r>
      <w:r>
        <w:rPr>
          <w:rFonts w:cstheme="minorHAnsi"/>
          <w:lang w:val="en-GB"/>
        </w:rPr>
        <w:t xml:space="preserve"> </w:t>
      </w:r>
      <w:r w:rsidR="00150994">
        <w:rPr>
          <w:rFonts w:cstheme="minorHAnsi"/>
          <w:lang w:val="en-GB"/>
        </w:rPr>
        <w:t>input for the models</w:t>
      </w:r>
      <w:r>
        <w:rPr>
          <w:rFonts w:cstheme="minorHAnsi"/>
          <w:lang w:val="en-GB"/>
        </w:rPr>
        <w:t xml:space="preserve">, </w:t>
      </w:r>
      <w:r w:rsidRPr="00BA0AE1">
        <w:rPr>
          <w:rFonts w:cstheme="minorHAnsi"/>
          <w:lang w:val="en-GB"/>
        </w:rPr>
        <w:t>since</w:t>
      </w:r>
      <w:ins w:id="169" w:author="Bhwash, J.Y. el (16095065)" w:date="2021-01-14T14:08:00Z">
        <w:r w:rsidR="00011ABA">
          <w:rPr>
            <w:rFonts w:cstheme="minorHAnsi"/>
            <w:lang w:val="en-GB"/>
          </w:rPr>
          <w:t xml:space="preserve"> only</w:t>
        </w:r>
      </w:ins>
      <w:r w:rsidRPr="00BA0AE1">
        <w:rPr>
          <w:rFonts w:cstheme="minorHAnsi"/>
          <w:lang w:val="en-GB"/>
        </w:rPr>
        <w:t xml:space="preserve"> </w:t>
      </w:r>
      <w:r>
        <w:rPr>
          <w:rFonts w:cstheme="minorHAnsi"/>
          <w:lang w:val="en-GB"/>
        </w:rPr>
        <w:t xml:space="preserve">the solar irradiance </w:t>
      </w:r>
      <w:ins w:id="170" w:author="Bhwash, J.Y. el (16095065)" w:date="2021-01-14T14:08:00Z">
        <w:r w:rsidR="00011ABA">
          <w:rPr>
            <w:rFonts w:cstheme="minorHAnsi"/>
            <w:lang w:val="en-GB"/>
          </w:rPr>
          <w:t>of the previous day(s) is available.</w:t>
        </w:r>
      </w:ins>
      <w:r w:rsidRPr="00BA0AE1">
        <w:rPr>
          <w:rFonts w:cstheme="minorHAnsi"/>
          <w:lang w:val="en-GB"/>
        </w:rPr>
        <w:t xml:space="preserve"> </w:t>
      </w:r>
    </w:p>
    <w:p w14:paraId="7F0AD427" w14:textId="53ECCFBF" w:rsidR="00B519F4" w:rsidRPr="009F6C41" w:rsidRDefault="00B519F4" w:rsidP="009F6C41">
      <w:pPr>
        <w:pStyle w:val="Kop3"/>
        <w:rPr>
          <w:rFonts w:asciiTheme="minorHAnsi" w:hAnsiTheme="minorHAnsi" w:cstheme="minorHAnsi"/>
          <w:lang w:val="en-GB"/>
        </w:rPr>
      </w:pPr>
      <w:r w:rsidRPr="00257903">
        <w:rPr>
          <w:rFonts w:cstheme="majorHAnsi"/>
          <w:lang w:val="en-GB"/>
          <w:rPrChange w:id="171" w:author="Drunen, C.G. van (18062814)" w:date="2021-01-14T15:53:00Z">
            <w:rPr>
              <w:rFonts w:asciiTheme="minorHAnsi" w:hAnsiTheme="minorHAnsi" w:cstheme="minorHAnsi"/>
              <w:lang w:val="en-GB"/>
            </w:rPr>
          </w:rPrChange>
        </w:rPr>
        <w:t>Data</w:t>
      </w:r>
      <w:r w:rsidR="00313068" w:rsidRPr="00257903">
        <w:rPr>
          <w:rFonts w:cstheme="majorHAnsi"/>
          <w:lang w:val="en-GB"/>
          <w:rPrChange w:id="172" w:author="Drunen, C.G. van (18062814)" w:date="2021-01-14T15:53:00Z">
            <w:rPr>
              <w:rFonts w:asciiTheme="minorHAnsi" w:hAnsiTheme="minorHAnsi" w:cstheme="minorHAnsi"/>
              <w:lang w:val="en-GB"/>
            </w:rPr>
          </w:rPrChange>
        </w:rPr>
        <w:t xml:space="preserve"> </w:t>
      </w:r>
      <w:r w:rsidR="0066558D" w:rsidRPr="00257903">
        <w:rPr>
          <w:rFonts w:cstheme="majorHAnsi"/>
          <w:lang w:val="en-GB"/>
          <w:rPrChange w:id="173" w:author="Drunen, C.G. van (18062814)" w:date="2021-01-14T15:53:00Z">
            <w:rPr>
              <w:rFonts w:asciiTheme="minorHAnsi" w:hAnsiTheme="minorHAnsi" w:cstheme="minorHAnsi"/>
              <w:lang w:val="en-GB"/>
            </w:rPr>
          </w:rPrChange>
        </w:rPr>
        <w:t>pre-processing</w:t>
      </w:r>
    </w:p>
    <w:p w14:paraId="74473612" w14:textId="1C0ED69E" w:rsidR="005F7065" w:rsidRDefault="000A19B6" w:rsidP="00D917F7">
      <w:pPr>
        <w:jc w:val="both"/>
        <w:rPr>
          <w:rFonts w:cstheme="minorHAnsi"/>
          <w:lang w:val="en-GB"/>
        </w:rPr>
      </w:pPr>
      <w:r>
        <w:rPr>
          <w:rFonts w:cstheme="minorHAnsi"/>
          <w:lang w:val="en-GB"/>
        </w:rPr>
        <w:t xml:space="preserve">The data recording interval of </w:t>
      </w:r>
      <w:r w:rsidR="0066558D">
        <w:rPr>
          <w:rFonts w:cstheme="minorHAnsi"/>
          <w:lang w:val="en-GB"/>
        </w:rPr>
        <w:t>five</w:t>
      </w:r>
      <w:r>
        <w:rPr>
          <w:rFonts w:cstheme="minorHAnsi"/>
          <w:lang w:val="en-GB"/>
        </w:rPr>
        <w:t xml:space="preserve"> minutes </w:t>
      </w:r>
      <w:r w:rsidR="00077E41">
        <w:rPr>
          <w:rFonts w:cstheme="minorHAnsi"/>
          <w:lang w:val="en-GB"/>
        </w:rPr>
        <w:t>i</w:t>
      </w:r>
      <w:r>
        <w:rPr>
          <w:rFonts w:cstheme="minorHAnsi"/>
          <w:lang w:val="en-GB"/>
        </w:rPr>
        <w:t xml:space="preserve">s </w:t>
      </w:r>
      <w:r w:rsidR="0066558D">
        <w:rPr>
          <w:rFonts w:cstheme="minorHAnsi"/>
          <w:lang w:val="en-GB"/>
        </w:rPr>
        <w:t>in</w:t>
      </w:r>
      <w:r>
        <w:rPr>
          <w:rFonts w:cstheme="minorHAnsi"/>
          <w:lang w:val="en-GB"/>
        </w:rPr>
        <w:t xml:space="preserve">consistent for all </w:t>
      </w:r>
      <w:r w:rsidR="0066558D">
        <w:rPr>
          <w:rFonts w:cstheme="minorHAnsi"/>
          <w:lang w:val="en-GB"/>
        </w:rPr>
        <w:t>120</w:t>
      </w:r>
      <w:r>
        <w:rPr>
          <w:rFonts w:cstheme="minorHAnsi"/>
          <w:lang w:val="en-GB"/>
        </w:rPr>
        <w:t xml:space="preserve"> houses, this </w:t>
      </w:r>
      <w:r w:rsidR="00077E41">
        <w:rPr>
          <w:rFonts w:cstheme="minorHAnsi"/>
          <w:lang w:val="en-GB"/>
        </w:rPr>
        <w:t>i</w:t>
      </w:r>
      <w:r>
        <w:rPr>
          <w:rFonts w:cstheme="minorHAnsi"/>
          <w:lang w:val="en-GB"/>
        </w:rPr>
        <w:t>s most likely due to communication issues between the monitoring communication module and the data servers</w:t>
      </w:r>
      <w:r w:rsidR="00F23D8F" w:rsidRPr="00BA0AE1">
        <w:rPr>
          <w:rFonts w:cstheme="minorHAnsi"/>
          <w:lang w:val="en-GB"/>
        </w:rPr>
        <w:t>.</w:t>
      </w:r>
      <w:r>
        <w:rPr>
          <w:rFonts w:cstheme="minorHAnsi"/>
          <w:lang w:val="en-GB"/>
        </w:rPr>
        <w:t xml:space="preserve"> To make the period of time between </w:t>
      </w:r>
      <w:r w:rsidR="001B03F6">
        <w:rPr>
          <w:rFonts w:cstheme="minorHAnsi"/>
          <w:lang w:val="en-GB"/>
        </w:rPr>
        <w:t>2</w:t>
      </w:r>
      <w:r>
        <w:rPr>
          <w:rFonts w:cstheme="minorHAnsi"/>
          <w:lang w:val="en-GB"/>
        </w:rPr>
        <w:t xml:space="preserve"> records more consistent </w:t>
      </w:r>
      <w:r w:rsidR="00077E41">
        <w:rPr>
          <w:rFonts w:cstheme="minorHAnsi"/>
          <w:lang w:val="en-GB"/>
        </w:rPr>
        <w:t>the data is</w:t>
      </w:r>
      <w:r>
        <w:rPr>
          <w:rFonts w:cstheme="minorHAnsi"/>
          <w:lang w:val="en-GB"/>
        </w:rPr>
        <w:t xml:space="preserve"> resampled to </w:t>
      </w:r>
      <w:r w:rsidR="00B27F58">
        <w:rPr>
          <w:rFonts w:cstheme="minorHAnsi"/>
          <w:lang w:val="en-GB"/>
        </w:rPr>
        <w:t>a</w:t>
      </w:r>
      <w:ins w:id="174" w:author="Bhwash, J.Y. el (16095065)" w:date="2021-01-14T14:09:00Z">
        <w:r w:rsidR="00B27F58">
          <w:rPr>
            <w:rFonts w:cstheme="minorHAnsi"/>
            <w:lang w:val="en-GB"/>
          </w:rPr>
          <w:t xml:space="preserve"> 1</w:t>
        </w:r>
      </w:ins>
      <w:r>
        <w:rPr>
          <w:rFonts w:cstheme="minorHAnsi"/>
          <w:lang w:val="en-GB"/>
        </w:rPr>
        <w:t xml:space="preserve"> hour resolution.</w:t>
      </w:r>
      <w:r w:rsidR="00F23D8F" w:rsidRPr="00BA0AE1">
        <w:rPr>
          <w:rFonts w:cstheme="minorHAnsi"/>
          <w:lang w:val="en-GB"/>
        </w:rPr>
        <w:t xml:space="preserve"> </w:t>
      </w:r>
      <w:commentRangeStart w:id="175"/>
      <w:commentRangeEnd w:id="175"/>
      <w:r w:rsidR="00F23D8F" w:rsidRPr="00BA0AE1">
        <w:rPr>
          <w:rStyle w:val="Verwijzingopmerking"/>
          <w:rFonts w:cstheme="minorHAnsi"/>
        </w:rPr>
        <w:commentReference w:id="175"/>
      </w:r>
      <w:r w:rsidR="00F23D8F" w:rsidRPr="00BA0AE1">
        <w:rPr>
          <w:rFonts w:cstheme="minorHAnsi"/>
          <w:lang w:val="en-GB"/>
        </w:rPr>
        <w:t>However some NZEB datasets still contain</w:t>
      </w:r>
      <w:r w:rsidR="000B4F19">
        <w:rPr>
          <w:rFonts w:cstheme="minorHAnsi"/>
          <w:lang w:val="en-GB"/>
        </w:rPr>
        <w:t>e</w:t>
      </w:r>
      <w:r w:rsidR="00F23D8F" w:rsidRPr="00BA0AE1">
        <w:rPr>
          <w:rFonts w:cstheme="minorHAnsi"/>
          <w:lang w:val="en-GB"/>
        </w:rPr>
        <w:t xml:space="preserve">d large timestamp </w:t>
      </w:r>
      <w:r w:rsidR="0005023F">
        <w:rPr>
          <w:rFonts w:cstheme="minorHAnsi"/>
          <w:lang w:val="en-GB"/>
        </w:rPr>
        <w:t>gaps</w:t>
      </w:r>
      <w:r w:rsidR="00746682">
        <w:rPr>
          <w:rFonts w:cstheme="minorHAnsi"/>
          <w:lang w:val="en-GB"/>
        </w:rPr>
        <w:t>,</w:t>
      </w:r>
      <w:r w:rsidR="00F23D8F" w:rsidRPr="00BA0AE1">
        <w:rPr>
          <w:rFonts w:cstheme="minorHAnsi"/>
          <w:lang w:val="en-GB"/>
        </w:rPr>
        <w:t xml:space="preserve"> which ma</w:t>
      </w:r>
      <w:r w:rsidR="00077E41">
        <w:rPr>
          <w:rFonts w:cstheme="minorHAnsi"/>
          <w:lang w:val="en-GB"/>
        </w:rPr>
        <w:t>k</w:t>
      </w:r>
      <w:r w:rsidR="00F23D8F" w:rsidRPr="00BA0AE1">
        <w:rPr>
          <w:rFonts w:cstheme="minorHAnsi"/>
          <w:lang w:val="en-GB"/>
        </w:rPr>
        <w:t>e</w:t>
      </w:r>
      <w:r w:rsidR="00077E41">
        <w:rPr>
          <w:rFonts w:cstheme="minorHAnsi"/>
          <w:lang w:val="en-GB"/>
        </w:rPr>
        <w:t>s</w:t>
      </w:r>
      <w:r w:rsidR="00F23D8F" w:rsidRPr="00BA0AE1">
        <w:rPr>
          <w:rFonts w:cstheme="minorHAnsi"/>
          <w:lang w:val="en-GB"/>
        </w:rPr>
        <w:t xml:space="preserve"> it un</w:t>
      </w:r>
      <w:r w:rsidR="00746682">
        <w:rPr>
          <w:rFonts w:cstheme="minorHAnsi"/>
          <w:lang w:val="en-GB"/>
        </w:rPr>
        <w:t>suitable</w:t>
      </w:r>
      <w:r w:rsidR="00F23D8F" w:rsidRPr="00BA0AE1">
        <w:rPr>
          <w:rFonts w:cstheme="minorHAnsi"/>
          <w:lang w:val="en-GB"/>
        </w:rPr>
        <w:t xml:space="preserve"> to make predictions </w:t>
      </w:r>
      <w:r w:rsidR="00746682">
        <w:rPr>
          <w:rFonts w:cstheme="minorHAnsi"/>
          <w:lang w:val="en-GB"/>
        </w:rPr>
        <w:t>with</w:t>
      </w:r>
      <w:r w:rsidR="00F23D8F" w:rsidRPr="00BA0AE1">
        <w:rPr>
          <w:rFonts w:cstheme="minorHAnsi"/>
          <w:lang w:val="en-GB"/>
        </w:rPr>
        <w:t xml:space="preserve">. To indicate which NZEB datasets </w:t>
      </w:r>
      <w:r w:rsidR="00127D3B">
        <w:rPr>
          <w:rFonts w:cstheme="minorHAnsi"/>
          <w:lang w:val="en-GB"/>
        </w:rPr>
        <w:t>contain</w:t>
      </w:r>
      <w:ins w:id="176" w:author="Bhwash, J.Y. el (16095065)" w:date="2021-01-14T14:09:00Z">
        <w:r w:rsidR="00127D3B">
          <w:rPr>
            <w:rFonts w:cstheme="minorHAnsi"/>
            <w:lang w:val="en-GB"/>
          </w:rPr>
          <w:t xml:space="preserve"> the least amount of </w:t>
        </w:r>
        <w:r w:rsidR="009E0DE8">
          <w:rPr>
            <w:rFonts w:cstheme="minorHAnsi"/>
            <w:lang w:val="en-GB"/>
          </w:rPr>
          <w:t>missing data</w:t>
        </w:r>
      </w:ins>
      <w:r w:rsidR="00F23D8F" w:rsidRPr="00BA0AE1">
        <w:rPr>
          <w:rFonts w:cstheme="minorHAnsi"/>
          <w:lang w:val="en-GB"/>
        </w:rPr>
        <w:t xml:space="preserve"> </w:t>
      </w:r>
      <w:r w:rsidR="005232AB">
        <w:rPr>
          <w:rFonts w:cstheme="minorHAnsi"/>
          <w:lang w:val="en-GB"/>
        </w:rPr>
        <w:t>a heatmap shows the most potential</w:t>
      </w:r>
      <w:r w:rsidR="005A3A15">
        <w:rPr>
          <w:rFonts w:cstheme="minorHAnsi"/>
          <w:lang w:val="en-GB"/>
        </w:rPr>
        <w:t>.</w:t>
      </w:r>
      <w:r w:rsidR="006358B9">
        <w:rPr>
          <w:rFonts w:cstheme="minorHAnsi"/>
          <w:lang w:val="en-GB"/>
        </w:rPr>
        <w:t xml:space="preserve"> After </w:t>
      </w:r>
      <w:r w:rsidR="001A7060">
        <w:rPr>
          <w:rFonts w:cstheme="minorHAnsi"/>
          <w:lang w:val="en-GB"/>
        </w:rPr>
        <w:t>having a look</w:t>
      </w:r>
      <w:r w:rsidR="00B57072">
        <w:rPr>
          <w:rFonts w:cstheme="minorHAnsi"/>
          <w:lang w:val="en-GB"/>
        </w:rPr>
        <w:t xml:space="preserve"> </w:t>
      </w:r>
      <w:r w:rsidR="001A7060">
        <w:rPr>
          <w:rFonts w:cstheme="minorHAnsi"/>
          <w:lang w:val="en-GB"/>
        </w:rPr>
        <w:t>at</w:t>
      </w:r>
      <w:r w:rsidR="00B57072">
        <w:rPr>
          <w:rFonts w:cstheme="minorHAnsi"/>
          <w:lang w:val="en-GB"/>
        </w:rPr>
        <w:t xml:space="preserve"> the data, a heatmap is m</w:t>
      </w:r>
      <w:r w:rsidR="006A5D9A">
        <w:rPr>
          <w:rFonts w:cstheme="minorHAnsi"/>
          <w:lang w:val="en-GB"/>
        </w:rPr>
        <w:t>ade</w:t>
      </w:r>
      <w:r w:rsidR="00DC1242">
        <w:rPr>
          <w:rFonts w:cstheme="minorHAnsi"/>
          <w:lang w:val="en-GB"/>
        </w:rPr>
        <w:t xml:space="preserve">. </w:t>
      </w:r>
      <w:r w:rsidR="005026F8">
        <w:rPr>
          <w:rFonts w:cstheme="minorHAnsi"/>
          <w:lang w:val="en-GB"/>
        </w:rPr>
        <w:t xml:space="preserve">This </w:t>
      </w:r>
      <w:r w:rsidR="001305EE">
        <w:rPr>
          <w:rFonts w:cstheme="minorHAnsi"/>
          <w:lang w:val="en-GB"/>
        </w:rPr>
        <w:t>heatmap</w:t>
      </w:r>
      <w:r w:rsidR="00D917F7" w:rsidRPr="00BA0AE1">
        <w:rPr>
          <w:rFonts w:cstheme="minorHAnsi"/>
          <w:lang w:val="en-GB"/>
        </w:rPr>
        <w:t xml:space="preserve"> </w:t>
      </w:r>
      <w:r w:rsidR="005F7065">
        <w:rPr>
          <w:rFonts w:cstheme="minorHAnsi"/>
          <w:lang w:val="en-GB"/>
        </w:rPr>
        <w:t xml:space="preserve">is </w:t>
      </w:r>
      <w:r w:rsidR="005026F8">
        <w:rPr>
          <w:rFonts w:cstheme="minorHAnsi"/>
          <w:lang w:val="en-GB"/>
        </w:rPr>
        <w:t>shown in figure 1. The best houses were chosen with the help of the heatmap. In total</w:t>
      </w:r>
      <w:ins w:id="177" w:author="Bhwash, J.Y. el (16095065)" w:date="2021-01-14T14:10:00Z">
        <w:r w:rsidR="009E0DE8">
          <w:rPr>
            <w:rFonts w:cstheme="minorHAnsi"/>
            <w:lang w:val="en-GB"/>
          </w:rPr>
          <w:t>,</w:t>
        </w:r>
      </w:ins>
      <w:r w:rsidR="005026F8">
        <w:rPr>
          <w:rFonts w:cstheme="minorHAnsi"/>
          <w:lang w:val="en-GB"/>
        </w:rPr>
        <w:t xml:space="preserve"> </w:t>
      </w:r>
      <w:r w:rsidR="001B03F6">
        <w:rPr>
          <w:rFonts w:cstheme="minorHAnsi"/>
          <w:lang w:val="en-GB"/>
        </w:rPr>
        <w:t>12</w:t>
      </w:r>
      <w:r w:rsidR="00C91BF0">
        <w:rPr>
          <w:rFonts w:cstheme="minorHAnsi"/>
          <w:lang w:val="en-GB"/>
        </w:rPr>
        <w:t xml:space="preserve"> of the houses </w:t>
      </w:r>
      <w:r w:rsidR="00EF5665">
        <w:rPr>
          <w:rFonts w:cstheme="minorHAnsi"/>
          <w:lang w:val="en-GB"/>
        </w:rPr>
        <w:t>with the least amount of gaps</w:t>
      </w:r>
      <w:r w:rsidR="00C91BF0">
        <w:rPr>
          <w:rFonts w:cstheme="minorHAnsi"/>
          <w:lang w:val="en-GB"/>
        </w:rPr>
        <w:t xml:space="preserve"> were selected</w:t>
      </w:r>
      <w:r w:rsidR="00D917F7" w:rsidRPr="00BA0AE1">
        <w:rPr>
          <w:rFonts w:cstheme="minorHAnsi"/>
          <w:lang w:val="en-GB"/>
        </w:rPr>
        <w:t xml:space="preserve">, and used to </w:t>
      </w:r>
      <w:ins w:id="178" w:author="Bhwash, J.Y. el (16095065)" w:date="2021-01-14T14:10:00Z">
        <w:r w:rsidR="009E0DE8">
          <w:rPr>
            <w:rFonts w:cstheme="minorHAnsi"/>
            <w:lang w:val="en-GB"/>
          </w:rPr>
          <w:t>train the</w:t>
        </w:r>
        <w:r w:rsidR="009E0DE8" w:rsidRPr="00BA0AE1">
          <w:rPr>
            <w:rFonts w:cstheme="minorHAnsi"/>
            <w:lang w:val="en-GB"/>
          </w:rPr>
          <w:t xml:space="preserve"> </w:t>
        </w:r>
      </w:ins>
      <w:r w:rsidR="00D917F7" w:rsidRPr="00BA0AE1">
        <w:rPr>
          <w:rFonts w:cstheme="minorHAnsi"/>
          <w:lang w:val="en-GB"/>
        </w:rPr>
        <w:t xml:space="preserve">models on. </w:t>
      </w:r>
      <w:r w:rsidR="005A3A15" w:rsidRPr="00BA0AE1">
        <w:rPr>
          <w:rFonts w:cstheme="minorHAnsi"/>
          <w:lang w:val="en-GB"/>
        </w:rPr>
        <w:t xml:space="preserve">For both the prediction of energy production </w:t>
      </w:r>
      <w:r w:rsidR="005A3A15">
        <w:rPr>
          <w:rFonts w:cstheme="minorHAnsi"/>
          <w:lang w:val="en-GB"/>
        </w:rPr>
        <w:t xml:space="preserve">and </w:t>
      </w:r>
      <w:r w:rsidR="005A3A15" w:rsidRPr="00BA0AE1">
        <w:rPr>
          <w:rFonts w:cstheme="minorHAnsi"/>
          <w:lang w:val="en-GB"/>
        </w:rPr>
        <w:t>consumption</w:t>
      </w:r>
      <w:r w:rsidR="005A3A15">
        <w:rPr>
          <w:rFonts w:cstheme="minorHAnsi"/>
          <w:lang w:val="en-GB"/>
        </w:rPr>
        <w:t>.</w:t>
      </w:r>
    </w:p>
    <w:p w14:paraId="4BF15433" w14:textId="2463A134" w:rsidR="00ED5527" w:rsidRPr="00BA0AE1" w:rsidRDefault="00ED5527" w:rsidP="00017266">
      <w:pPr>
        <w:spacing w:after="0"/>
        <w:jc w:val="both"/>
        <w:rPr>
          <w:rFonts w:cstheme="minorHAnsi"/>
          <w:lang w:val="en-GB"/>
        </w:rPr>
      </w:pPr>
      <w:r w:rsidRPr="00BA0AE1">
        <w:rPr>
          <w:rFonts w:cstheme="minorHAnsi"/>
          <w:lang w:val="en-GB"/>
        </w:rPr>
        <w:t xml:space="preserve">In order to obtain the energy consumption of the NZEB </w:t>
      </w:r>
      <w:r w:rsidR="007B6A60">
        <w:rPr>
          <w:rFonts w:cstheme="minorHAnsi"/>
          <w:lang w:val="en-GB"/>
        </w:rPr>
        <w:t>a</w:t>
      </w:r>
      <w:r w:rsidRPr="00BA0AE1">
        <w:rPr>
          <w:rFonts w:cstheme="minorHAnsi"/>
          <w:lang w:val="en-GB"/>
        </w:rPr>
        <w:t xml:space="preserve"> calculation </w:t>
      </w:r>
      <w:r w:rsidR="007B6A60">
        <w:rPr>
          <w:rFonts w:cstheme="minorHAnsi"/>
          <w:lang w:val="en-GB"/>
        </w:rPr>
        <w:t>is</w:t>
      </w:r>
      <w:r w:rsidRPr="00BA0AE1">
        <w:rPr>
          <w:rFonts w:cstheme="minorHAnsi"/>
          <w:lang w:val="en-GB"/>
        </w:rPr>
        <w:t xml:space="preserve"> made.</w:t>
      </w:r>
      <w:r w:rsidR="007B6A60">
        <w:rPr>
          <w:rFonts w:cstheme="minorHAnsi"/>
          <w:lang w:val="en-GB"/>
        </w:rPr>
        <w:t xml:space="preserve"> </w:t>
      </w:r>
      <w:r w:rsidR="00BA36D4">
        <w:rPr>
          <w:rFonts w:cstheme="minorHAnsi"/>
          <w:lang w:val="en-GB"/>
        </w:rPr>
        <w:t>Th</w:t>
      </w:r>
      <w:r w:rsidR="00581F89">
        <w:rPr>
          <w:rFonts w:cstheme="minorHAnsi"/>
          <w:lang w:val="en-GB"/>
        </w:rPr>
        <w:t>e smart meter data</w:t>
      </w:r>
      <w:r w:rsidR="00A95072">
        <w:rPr>
          <w:rFonts w:cstheme="minorHAnsi"/>
          <w:lang w:val="en-GB"/>
        </w:rPr>
        <w:t xml:space="preserve"> registers the netto amount of energy, therefore the </w:t>
      </w:r>
      <w:r w:rsidR="00F42C3B">
        <w:rPr>
          <w:rFonts w:cstheme="minorHAnsi"/>
          <w:lang w:val="en-GB"/>
        </w:rPr>
        <w:t>solar h</w:t>
      </w:r>
      <w:r w:rsidR="003877BA">
        <w:rPr>
          <w:rFonts w:cstheme="minorHAnsi"/>
          <w:lang w:val="en-GB"/>
        </w:rPr>
        <w:t>ad to be taken into account</w:t>
      </w:r>
      <w:r w:rsidR="00A95072">
        <w:rPr>
          <w:rFonts w:cstheme="minorHAnsi"/>
          <w:lang w:val="en-GB"/>
        </w:rPr>
        <w:t xml:space="preserve">. </w:t>
      </w:r>
      <w:r w:rsidR="007B6A60">
        <w:rPr>
          <w:rFonts w:cstheme="minorHAnsi"/>
          <w:lang w:val="en-GB"/>
        </w:rPr>
        <w:t>Th</w:t>
      </w:r>
      <w:r w:rsidR="003877BA">
        <w:rPr>
          <w:rFonts w:cstheme="minorHAnsi"/>
          <w:lang w:val="en-GB"/>
        </w:rPr>
        <w:t>e total formula</w:t>
      </w:r>
      <w:r w:rsidR="007B6A60">
        <w:rPr>
          <w:rFonts w:cstheme="minorHAnsi"/>
          <w:lang w:val="en-GB"/>
        </w:rPr>
        <w:t xml:space="preserve"> is shown in formula (1).</w:t>
      </w:r>
    </w:p>
    <w:tbl>
      <w:tblPr>
        <w:tblStyle w:val="Onopgemaaktetabel4"/>
        <w:tblpPr w:leftFromText="141" w:rightFromText="141" w:vertAnchor="text" w:horzAnchor="margin" w:tblpY="176"/>
        <w:tblW w:w="4106" w:type="dxa"/>
        <w:tblLook w:val="04A0" w:firstRow="1" w:lastRow="0" w:firstColumn="1" w:lastColumn="0" w:noHBand="0" w:noVBand="1"/>
      </w:tblPr>
      <w:tblGrid>
        <w:gridCol w:w="3645"/>
        <w:gridCol w:w="461"/>
      </w:tblGrid>
      <w:tr w:rsidR="001E7924" w14:paraId="61933B9B" w14:textId="77777777" w:rsidTr="000D2DD0">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645" w:type="dxa"/>
          </w:tcPr>
          <w:p w14:paraId="6AEB4798" w14:textId="16CF7A2E" w:rsidR="001E7924" w:rsidRPr="007D6336" w:rsidRDefault="00097259" w:rsidP="0098332A">
            <w:pPr>
              <w:jc w:val="both"/>
              <w:rPr>
                <w:rFonts w:eastAsia="Symbol" w:cstheme="minorHAnsi"/>
                <w:b w:val="0"/>
                <w:lang w:val="en-GB"/>
              </w:rPr>
            </w:pPr>
            <m:oMath>
              <m:r>
                <m:rPr>
                  <m:sty m:val="b"/>
                </m:rPr>
                <w:rPr>
                  <w:rFonts w:ascii="Cambria Math" w:hAnsi="Cambria Math" w:cstheme="minorHAnsi"/>
                  <w:lang w:val="en-GB"/>
                </w:rPr>
                <m:t>Energy consumption=smar</m:t>
              </m:r>
              <m:sSub>
                <m:sSubPr>
                  <m:ctrlPr>
                    <w:rPr>
                      <w:rFonts w:ascii="Cambria Math" w:hAnsi="Cambria Math" w:cstheme="minorHAnsi"/>
                      <w:b w:val="0"/>
                      <w:bCs w:val="0"/>
                      <w:iCs/>
                      <w:lang w:val="en-GB"/>
                    </w:rPr>
                  </m:ctrlPr>
                </m:sSubPr>
                <m:e>
                  <m:r>
                    <m:rPr>
                      <m:sty m:val="b"/>
                    </m:rPr>
                    <w:rPr>
                      <w:rFonts w:ascii="Cambria Math" w:hAnsi="Cambria Math" w:cstheme="minorHAnsi"/>
                      <w:lang w:val="en-GB"/>
                    </w:rPr>
                    <m:t>t</m:t>
                  </m:r>
                </m:e>
                <m:sub>
                  <m:r>
                    <m:rPr>
                      <m:sty m:val="b"/>
                    </m:rPr>
                    <w:rPr>
                      <w:rFonts w:ascii="Cambria Math" w:hAnsi="Cambria Math" w:cstheme="minorHAnsi"/>
                      <w:lang w:val="en-GB"/>
                    </w:rPr>
                    <m:t>in</m:t>
                  </m:r>
                </m:sub>
              </m:sSub>
              <m:r>
                <m:rPr>
                  <m:sty m:val="b"/>
                </m:rPr>
                <w:rPr>
                  <w:rFonts w:ascii="Cambria Math" w:hAnsi="Cambria Math" w:cstheme="minorHAnsi"/>
                  <w:lang w:val="en-GB"/>
                </w:rPr>
                <m:t>+sola</m:t>
              </m:r>
              <m:sSub>
                <m:sSubPr>
                  <m:ctrlPr>
                    <w:rPr>
                      <w:rFonts w:ascii="Cambria Math" w:hAnsi="Cambria Math" w:cstheme="minorHAnsi"/>
                      <w:b w:val="0"/>
                      <w:bCs w:val="0"/>
                      <w:iCs/>
                      <w:lang w:val="en-GB"/>
                    </w:rPr>
                  </m:ctrlPr>
                </m:sSubPr>
                <m:e>
                  <m:r>
                    <m:rPr>
                      <m:sty m:val="b"/>
                    </m:rPr>
                    <w:rPr>
                      <w:rFonts w:ascii="Cambria Math" w:hAnsi="Cambria Math" w:cstheme="minorHAnsi"/>
                      <w:lang w:val="en-GB"/>
                    </w:rPr>
                    <m:t>r</m:t>
                  </m:r>
                </m:e>
                <m:sub>
                  <m:r>
                    <m:rPr>
                      <m:sty m:val="b"/>
                    </m:rPr>
                    <w:rPr>
                      <w:rFonts w:ascii="Cambria Math" w:hAnsi="Cambria Math" w:cstheme="minorHAnsi"/>
                      <w:lang w:val="en-GB"/>
                    </w:rPr>
                    <m:t>out</m:t>
                  </m:r>
                </m:sub>
              </m:sSub>
              <m:r>
                <m:rPr>
                  <m:sty m:val="b"/>
                </m:rPr>
                <w:rPr>
                  <w:rFonts w:ascii="Cambria Math" w:hAnsi="Cambria Math" w:cstheme="minorHAnsi"/>
                  <w:lang w:val="en-GB"/>
                </w:rPr>
                <m:t>-smar</m:t>
              </m:r>
              <m:sSub>
                <m:sSubPr>
                  <m:ctrlPr>
                    <w:rPr>
                      <w:rFonts w:ascii="Cambria Math" w:hAnsi="Cambria Math" w:cstheme="minorHAnsi"/>
                      <w:b w:val="0"/>
                      <w:bCs w:val="0"/>
                      <w:iCs/>
                      <w:lang w:val="en-GB"/>
                    </w:rPr>
                  </m:ctrlPr>
                </m:sSubPr>
                <m:e>
                  <m:r>
                    <m:rPr>
                      <m:sty m:val="b"/>
                    </m:rPr>
                    <w:rPr>
                      <w:rFonts w:ascii="Cambria Math" w:hAnsi="Cambria Math" w:cstheme="minorHAnsi"/>
                      <w:lang w:val="en-GB"/>
                    </w:rPr>
                    <m:t>t</m:t>
                  </m:r>
                </m:e>
                <m:sub>
                  <m:r>
                    <m:rPr>
                      <m:sty m:val="b"/>
                    </m:rPr>
                    <w:rPr>
                      <w:rFonts w:ascii="Cambria Math" w:hAnsi="Cambria Math" w:cstheme="minorHAnsi"/>
                      <w:lang w:val="en-GB"/>
                    </w:rPr>
                    <m:t>out</m:t>
                  </m:r>
                </m:sub>
              </m:sSub>
            </m:oMath>
            <w:r w:rsidR="0098332A">
              <w:rPr>
                <w:rFonts w:eastAsiaTheme="minorEastAsia" w:cstheme="minorHAnsi"/>
                <w:b w:val="0"/>
                <w:lang w:val="en-GB"/>
              </w:rPr>
              <w:t xml:space="preserve"> </w:t>
            </w:r>
          </w:p>
        </w:tc>
        <w:tc>
          <w:tcPr>
            <w:tcW w:w="461" w:type="dxa"/>
            <w:vAlign w:val="center"/>
          </w:tcPr>
          <w:p w14:paraId="5F26763F" w14:textId="77777777" w:rsidR="001E7924" w:rsidRPr="007D6336" w:rsidRDefault="001E7924" w:rsidP="001E7924">
            <w:pPr>
              <w:jc w:val="both"/>
              <w:cnfStyle w:val="100000000000" w:firstRow="1" w:lastRow="0" w:firstColumn="0" w:lastColumn="0" w:oddVBand="0" w:evenVBand="0" w:oddHBand="0" w:evenHBand="0" w:firstRowFirstColumn="0" w:firstRowLastColumn="0" w:lastRowFirstColumn="0" w:lastRowLastColumn="0"/>
              <w:rPr>
                <w:rFonts w:eastAsia="Symbol" w:cstheme="minorHAnsi"/>
                <w:b w:val="0"/>
                <w:lang w:val="en-GB"/>
              </w:rPr>
            </w:pPr>
            <w:r w:rsidRPr="00516928">
              <w:rPr>
                <w:rFonts w:eastAsia="Symbol" w:cstheme="minorHAnsi"/>
                <w:lang w:val="en-GB"/>
              </w:rPr>
              <w:t>(1)</w:t>
            </w:r>
          </w:p>
        </w:tc>
      </w:tr>
    </w:tbl>
    <w:p w14:paraId="349C310C" w14:textId="29F6DFEA" w:rsidR="00BA36D4" w:rsidRDefault="001E7924" w:rsidP="00D917F7">
      <w:pPr>
        <w:jc w:val="both"/>
        <w:rPr>
          <w:rFonts w:eastAsiaTheme="minorEastAsia" w:cstheme="minorHAnsi"/>
          <w:lang w:val="en-GB"/>
        </w:rPr>
      </w:pPr>
      <w:r>
        <w:rPr>
          <w:rFonts w:cstheme="minorHAnsi"/>
          <w:lang w:val="en-GB"/>
        </w:rPr>
        <w:t xml:space="preserve">Where </w:t>
      </w:r>
      <m:oMath>
        <m:r>
          <m:rPr>
            <m:sty m:val="p"/>
          </m:rPr>
          <w:rPr>
            <w:rFonts w:ascii="Cambria Math" w:hAnsi="Cambria Math" w:cstheme="minorHAnsi"/>
            <w:lang w:val="en-GB"/>
          </w:rPr>
          <m:t>smar</m:t>
        </m:r>
        <m:sSub>
          <m:sSubPr>
            <m:ctrlPr>
              <w:rPr>
                <w:rFonts w:ascii="Cambria Math" w:hAnsi="Cambria Math" w:cstheme="minorHAnsi"/>
                <w:iCs/>
                <w:lang w:val="en-GB"/>
              </w:rPr>
            </m:ctrlPr>
          </m:sSubPr>
          <m:e>
            <m:r>
              <m:rPr>
                <m:sty m:val="p"/>
              </m:rPr>
              <w:rPr>
                <w:rFonts w:ascii="Cambria Math" w:hAnsi="Cambria Math" w:cstheme="minorHAnsi"/>
                <w:lang w:val="en-GB"/>
              </w:rPr>
              <m:t>t</m:t>
            </m:r>
          </m:e>
          <m:sub>
            <m:r>
              <m:rPr>
                <m:sty m:val="p"/>
              </m:rPr>
              <w:rPr>
                <w:rFonts w:ascii="Cambria Math" w:hAnsi="Cambria Math" w:cstheme="minorHAnsi"/>
                <w:lang w:val="en-GB"/>
              </w:rPr>
              <m:t>in</m:t>
            </m:r>
          </m:sub>
        </m:sSub>
      </m:oMath>
      <w:r>
        <w:rPr>
          <w:rFonts w:eastAsiaTheme="minorEastAsia" w:cstheme="minorHAnsi"/>
          <w:lang w:val="en-GB"/>
        </w:rPr>
        <w:t xml:space="preserve"> is the electricity entering the NZEB from the electricity grid, </w:t>
      </w:r>
      <m:oMath>
        <m:r>
          <m:rPr>
            <m:sty m:val="p"/>
          </m:rPr>
          <w:rPr>
            <w:rFonts w:ascii="Cambria Math" w:eastAsiaTheme="minorEastAsia" w:hAnsi="Cambria Math" w:cstheme="minorHAnsi"/>
            <w:lang w:val="en-GB"/>
          </w:rPr>
          <m:t>sola</m:t>
        </m:r>
        <m:sSub>
          <m:sSubPr>
            <m:ctrlPr>
              <w:rPr>
                <w:rFonts w:ascii="Cambria Math" w:eastAsiaTheme="minorEastAsia" w:hAnsi="Cambria Math" w:cstheme="minorHAnsi"/>
                <w:iCs/>
                <w:lang w:val="en-GB"/>
              </w:rPr>
            </m:ctrlPr>
          </m:sSubPr>
          <m:e>
            <m:r>
              <m:rPr>
                <m:sty m:val="p"/>
              </m:rPr>
              <w:rPr>
                <w:rFonts w:ascii="Cambria Math" w:eastAsiaTheme="minorEastAsia" w:hAnsi="Cambria Math" w:cstheme="minorHAnsi"/>
                <w:lang w:val="en-GB"/>
              </w:rPr>
              <m:t>r</m:t>
            </m:r>
          </m:e>
          <m:sub>
            <m:r>
              <m:rPr>
                <m:sty m:val="p"/>
              </m:rPr>
              <w:rPr>
                <w:rFonts w:ascii="Cambria Math" w:eastAsiaTheme="minorEastAsia" w:hAnsi="Cambria Math" w:cstheme="minorHAnsi"/>
                <w:lang w:val="en-GB"/>
              </w:rPr>
              <m:t>out</m:t>
            </m:r>
          </m:sub>
        </m:sSub>
      </m:oMath>
      <w:r>
        <w:rPr>
          <w:rFonts w:eastAsiaTheme="minorEastAsia" w:cstheme="minorHAnsi"/>
          <w:lang w:val="en-GB"/>
        </w:rPr>
        <w:t xml:space="preserve"> the electricity entering the NZEB from the solar panels, </w:t>
      </w:r>
      <m:oMath>
        <m:r>
          <m:rPr>
            <m:sty m:val="p"/>
          </m:rPr>
          <w:rPr>
            <w:rFonts w:ascii="Cambria Math" w:eastAsiaTheme="minorEastAsia" w:hAnsi="Cambria Math" w:cstheme="minorHAnsi"/>
            <w:lang w:val="en-GB"/>
          </w:rPr>
          <m:t>smar</m:t>
        </m:r>
        <m:sSub>
          <m:sSubPr>
            <m:ctrlPr>
              <w:rPr>
                <w:rFonts w:ascii="Cambria Math" w:eastAsiaTheme="minorEastAsia" w:hAnsi="Cambria Math" w:cstheme="minorHAnsi"/>
                <w:iCs/>
                <w:lang w:val="en-GB"/>
              </w:rPr>
            </m:ctrlPr>
          </m:sSubPr>
          <m:e>
            <m:r>
              <m:rPr>
                <m:sty m:val="p"/>
              </m:rPr>
              <w:rPr>
                <w:rFonts w:ascii="Cambria Math" w:eastAsiaTheme="minorEastAsia" w:hAnsi="Cambria Math" w:cstheme="minorHAnsi"/>
                <w:lang w:val="en-GB"/>
              </w:rPr>
              <m:t>t</m:t>
            </m:r>
          </m:e>
          <m:sub>
            <m:r>
              <m:rPr>
                <m:sty m:val="p"/>
              </m:rPr>
              <w:rPr>
                <w:rFonts w:ascii="Cambria Math" w:eastAsiaTheme="minorEastAsia" w:hAnsi="Cambria Math" w:cstheme="minorHAnsi"/>
                <w:lang w:val="en-GB"/>
              </w:rPr>
              <m:t>out</m:t>
            </m:r>
          </m:sub>
        </m:sSub>
      </m:oMath>
      <w:r>
        <w:rPr>
          <w:rFonts w:eastAsiaTheme="minorEastAsia" w:cstheme="minorHAnsi"/>
          <w:lang w:val="en-GB"/>
        </w:rPr>
        <w:t xml:space="preserve"> the electricity leaving the NZEB to the grid. </w:t>
      </w:r>
    </w:p>
    <w:p w14:paraId="67608D9B" w14:textId="6F2A1A1F" w:rsidR="00D917F7" w:rsidRPr="00BA0AE1" w:rsidRDefault="002D1B9D" w:rsidP="00D917F7">
      <w:pPr>
        <w:jc w:val="both"/>
        <w:rPr>
          <w:rFonts w:cstheme="minorHAnsi"/>
          <w:lang w:val="en-GB"/>
        </w:rPr>
      </w:pPr>
      <w:commentRangeStart w:id="179"/>
      <w:commentRangeStart w:id="180"/>
      <w:commentRangeStart w:id="181"/>
      <w:r>
        <w:rPr>
          <w:rFonts w:cstheme="minorHAnsi"/>
          <w:lang w:val="en-GB"/>
        </w:rPr>
        <w:t>An</w:t>
      </w:r>
      <w:r w:rsidR="00D917F7" w:rsidRPr="002D1B9D">
        <w:rPr>
          <w:rFonts w:cstheme="minorHAnsi"/>
          <w:lang w:val="en-GB"/>
        </w:rPr>
        <w:t xml:space="preserve"> inconsistency that occurred was at the calculation of the energy consumption of a NZEB. Although the equation would theoretically not permit a negative outcome, a negative energy consumption was still found in </w:t>
      </w:r>
      <w:r w:rsidR="00804BC2" w:rsidRPr="002D1B9D">
        <w:rPr>
          <w:rFonts w:cstheme="minorHAnsi"/>
          <w:lang w:val="en-GB"/>
        </w:rPr>
        <w:t xml:space="preserve">less than </w:t>
      </w:r>
      <w:r w:rsidR="00D917F7" w:rsidRPr="002D1B9D">
        <w:rPr>
          <w:rFonts w:cstheme="minorHAnsi"/>
          <w:lang w:val="en-GB"/>
        </w:rPr>
        <w:t xml:space="preserve">1% of the data. </w:t>
      </w:r>
      <w:r w:rsidR="00017266" w:rsidRPr="002D1B9D">
        <w:rPr>
          <w:rFonts w:cstheme="minorHAnsi"/>
          <w:lang w:val="en-GB"/>
        </w:rPr>
        <w:t>D</w:t>
      </w:r>
      <w:r w:rsidR="00D917F7" w:rsidRPr="002D1B9D">
        <w:rPr>
          <w:rFonts w:cstheme="minorHAnsi"/>
          <w:lang w:val="en-GB"/>
        </w:rPr>
        <w:t>ue</w:t>
      </w:r>
      <w:commentRangeStart w:id="182"/>
      <w:r w:rsidR="00D917F7" w:rsidRPr="002D1B9D">
        <w:rPr>
          <w:rFonts w:cstheme="minorHAnsi"/>
          <w:lang w:val="en-GB"/>
        </w:rPr>
        <w:t xml:space="preserve"> to the insignificant amount of data it takes up this negative data was flattened to 0. </w:t>
      </w:r>
      <w:commentRangeEnd w:id="179"/>
      <w:r w:rsidR="00804BC2" w:rsidRPr="002D1B9D">
        <w:rPr>
          <w:rStyle w:val="Verwijzingopmerking"/>
          <w:rFonts w:cstheme="minorHAnsi"/>
        </w:rPr>
        <w:commentReference w:id="179"/>
      </w:r>
      <w:commentRangeEnd w:id="180"/>
      <w:r w:rsidR="00804BC2" w:rsidRPr="002D1B9D">
        <w:rPr>
          <w:rStyle w:val="Verwijzingopmerking"/>
          <w:rFonts w:cstheme="minorHAnsi"/>
        </w:rPr>
        <w:commentReference w:id="180"/>
      </w:r>
      <w:commentRangeEnd w:id="181"/>
      <w:commentRangeEnd w:id="182"/>
      <w:r w:rsidR="003877BA">
        <w:rPr>
          <w:rStyle w:val="Verwijzingopmerking"/>
        </w:rPr>
        <w:commentReference w:id="181"/>
      </w:r>
      <w:r w:rsidR="00804BC2" w:rsidRPr="002D1B9D">
        <w:rPr>
          <w:rStyle w:val="Verwijzingopmerking"/>
          <w:rFonts w:cstheme="minorHAnsi"/>
        </w:rPr>
        <w:commentReference w:id="182"/>
      </w:r>
    </w:p>
    <w:p w14:paraId="7FD85E09" w14:textId="3D3904A8" w:rsidR="003A4595" w:rsidRPr="009F6C41" w:rsidRDefault="00B519F4" w:rsidP="009F6C41">
      <w:pPr>
        <w:pStyle w:val="Kop2"/>
        <w:rPr>
          <w:rFonts w:ascii="Arial" w:hAnsi="Arial" w:cstheme="minorHAnsi"/>
          <w:lang w:val="en-US"/>
          <w:rPrChange w:id="183" w:author="Drunen, C.G. van (18062814)" w:date="2021-01-14T15:53:00Z">
            <w:rPr>
              <w:rFonts w:asciiTheme="minorHAnsi" w:eastAsiaTheme="minorHAnsi" w:hAnsiTheme="minorHAnsi" w:cstheme="minorHAnsi"/>
              <w:lang w:val="en-US"/>
            </w:rPr>
          </w:rPrChange>
        </w:rPr>
      </w:pPr>
      <w:bookmarkStart w:id="184" w:name="_Toc60831408"/>
      <w:bookmarkStart w:id="185" w:name="_Toc60832491"/>
      <w:bookmarkStart w:id="186" w:name="_Toc60839479"/>
      <w:commentRangeStart w:id="187"/>
      <w:r w:rsidRPr="00257903">
        <w:rPr>
          <w:rFonts w:eastAsiaTheme="minorHAnsi" w:cstheme="majorHAnsi"/>
          <w:lang w:val="en-US"/>
          <w:rPrChange w:id="188" w:author="Drunen, C.G. van (18062814)" w:date="2021-01-14T15:53:00Z">
            <w:rPr>
              <w:rFonts w:asciiTheme="minorHAnsi" w:eastAsiaTheme="minorHAnsi" w:hAnsiTheme="minorHAnsi" w:cstheme="minorHAnsi"/>
              <w:lang w:val="en-US"/>
            </w:rPr>
          </w:rPrChange>
        </w:rPr>
        <w:t>Featured models</w:t>
      </w:r>
      <w:bookmarkEnd w:id="184"/>
      <w:bookmarkEnd w:id="185"/>
      <w:bookmarkEnd w:id="186"/>
      <w:commentRangeEnd w:id="187"/>
      <w:r w:rsidR="004544D9" w:rsidRPr="00257903">
        <w:rPr>
          <w:rStyle w:val="Verwijzingopmerking"/>
          <w:rFonts w:eastAsiaTheme="minorHAnsi" w:cstheme="majorHAnsi"/>
          <w:b w:val="0"/>
          <w:rPrChange w:id="189" w:author="Drunen, C.G. van (18062814)" w:date="2021-01-14T15:53:00Z">
            <w:rPr>
              <w:rStyle w:val="Verwijzingopmerking"/>
              <w:rFonts w:asciiTheme="minorHAnsi" w:eastAsiaTheme="minorHAnsi" w:hAnsiTheme="minorHAnsi" w:cstheme="minorHAnsi"/>
              <w:b w:val="0"/>
            </w:rPr>
          </w:rPrChange>
        </w:rPr>
        <w:commentReference w:id="187"/>
      </w:r>
    </w:p>
    <w:p w14:paraId="2A9C8445" w14:textId="2FFE4778" w:rsidR="00B519F4" w:rsidRPr="00257903" w:rsidRDefault="00B519F4" w:rsidP="00B519F4">
      <w:pPr>
        <w:pStyle w:val="Kop3"/>
        <w:rPr>
          <w:rFonts w:cstheme="majorHAnsi"/>
          <w:lang w:val="en-GB"/>
          <w:rPrChange w:id="190" w:author="Drunen, C.G. van (18062814)" w:date="2021-01-14T15:53:00Z">
            <w:rPr>
              <w:rFonts w:asciiTheme="minorHAnsi" w:hAnsiTheme="minorHAnsi" w:cstheme="minorHAnsi"/>
              <w:lang w:val="en-GB"/>
            </w:rPr>
          </w:rPrChange>
        </w:rPr>
      </w:pPr>
      <w:bookmarkStart w:id="191" w:name="_Toc60831409"/>
      <w:bookmarkStart w:id="192" w:name="_Toc60832492"/>
      <w:bookmarkStart w:id="193" w:name="_Toc60839480"/>
      <w:commentRangeStart w:id="194"/>
      <w:r w:rsidRPr="00257903">
        <w:rPr>
          <w:rFonts w:cstheme="majorHAnsi"/>
          <w:lang w:val="en-GB"/>
          <w:rPrChange w:id="195" w:author="Drunen, C.G. van (18062814)" w:date="2021-01-14T15:53:00Z">
            <w:rPr>
              <w:rFonts w:asciiTheme="minorHAnsi" w:hAnsiTheme="minorHAnsi" w:cstheme="minorHAnsi"/>
              <w:lang w:val="en-GB"/>
            </w:rPr>
          </w:rPrChange>
        </w:rPr>
        <w:t>MVLR</w:t>
      </w:r>
      <w:bookmarkEnd w:id="191"/>
      <w:bookmarkEnd w:id="192"/>
      <w:bookmarkEnd w:id="193"/>
    </w:p>
    <w:p w14:paraId="518B0E6D" w14:textId="3A5F7A79" w:rsidR="00B519F4" w:rsidRPr="00BA0AE1" w:rsidRDefault="00B519F4" w:rsidP="00B017D5">
      <w:pPr>
        <w:jc w:val="both"/>
        <w:rPr>
          <w:rFonts w:cstheme="minorHAnsi"/>
          <w:lang w:val="en-GB"/>
        </w:rPr>
      </w:pPr>
      <w:r w:rsidRPr="00BA0AE1">
        <w:rPr>
          <w:rFonts w:cstheme="minorHAnsi"/>
          <w:lang w:val="en-GB"/>
        </w:rPr>
        <w:t xml:space="preserve">The multivariate linear regression </w:t>
      </w:r>
      <w:r w:rsidR="008F28FA" w:rsidRPr="00BA0AE1">
        <w:rPr>
          <w:rFonts w:cstheme="minorHAnsi"/>
          <w:lang w:val="en-GB"/>
        </w:rPr>
        <w:t>(MVLR)</w:t>
      </w:r>
      <w:r w:rsidRPr="00BA0AE1">
        <w:rPr>
          <w:rFonts w:cstheme="minorHAnsi"/>
          <w:lang w:val="en-GB"/>
        </w:rPr>
        <w:t xml:space="preserve"> </w:t>
      </w:r>
      <w:commentRangeStart w:id="196"/>
      <w:r w:rsidRPr="00BA0AE1">
        <w:rPr>
          <w:rFonts w:cstheme="minorHAnsi"/>
          <w:lang w:val="en-GB"/>
        </w:rPr>
        <w:t xml:space="preserve">is the most simple machine learning </w:t>
      </w:r>
      <w:commentRangeStart w:id="197"/>
      <w:r w:rsidRPr="00BA0AE1">
        <w:rPr>
          <w:rFonts w:cstheme="minorHAnsi"/>
          <w:lang w:val="en-GB"/>
        </w:rPr>
        <w:t>model</w:t>
      </w:r>
      <w:commentRangeEnd w:id="196"/>
      <w:r w:rsidR="00570A45">
        <w:rPr>
          <w:rStyle w:val="Verwijzingopmerking"/>
        </w:rPr>
        <w:commentReference w:id="196"/>
      </w:r>
      <w:ins w:id="198" w:author="Bhwash, J.Y. el (16095065)" w:date="2021-01-14T13:44:00Z">
        <w:r w:rsidR="00570A45">
          <w:rPr>
            <w:rFonts w:cstheme="minorHAnsi"/>
            <w:lang w:val="en-GB"/>
          </w:rPr>
          <w:t xml:space="preserve"> of the chosen models</w:t>
        </w:r>
      </w:ins>
      <w:r w:rsidRPr="00BA0AE1">
        <w:rPr>
          <w:rFonts w:cstheme="minorHAnsi"/>
          <w:lang w:val="en-GB"/>
        </w:rPr>
        <w:t xml:space="preserve">. </w:t>
      </w:r>
      <w:commentRangeEnd w:id="197"/>
      <w:r w:rsidR="00F264CA">
        <w:rPr>
          <w:rStyle w:val="Verwijzingopmerking"/>
        </w:rPr>
        <w:commentReference w:id="197"/>
      </w:r>
      <w:r w:rsidRPr="00BA0AE1">
        <w:rPr>
          <w:rFonts w:cstheme="minorHAnsi"/>
          <w:lang w:val="en-GB"/>
        </w:rPr>
        <w:t xml:space="preserve">This model looks at the linear relations between multiple input features. </w:t>
      </w:r>
      <w:commentRangeStart w:id="199"/>
      <w:r w:rsidRPr="00BA0AE1">
        <w:rPr>
          <w:rFonts w:cstheme="minorHAnsi"/>
          <w:lang w:val="en-GB"/>
        </w:rPr>
        <w:t xml:space="preserve">Then when all the coefficients are known </w:t>
      </w:r>
      <w:r w:rsidR="00457974" w:rsidRPr="00BA0AE1">
        <w:rPr>
          <w:rFonts w:cstheme="minorHAnsi"/>
          <w:lang w:val="en-GB"/>
        </w:rPr>
        <w:t>a</w:t>
      </w:r>
      <w:r w:rsidRPr="00BA0AE1">
        <w:rPr>
          <w:rFonts w:cstheme="minorHAnsi"/>
          <w:lang w:val="en-GB"/>
        </w:rPr>
        <w:t xml:space="preserve"> prediction can be made</w:t>
      </w:r>
      <w:r w:rsidR="008E4340">
        <w:rPr>
          <w:rFonts w:cstheme="minorHAnsi"/>
          <w:lang w:val="en-GB"/>
        </w:rPr>
        <w:t xml:space="preserve"> </w:t>
      </w:r>
      <w:commentRangeEnd w:id="199"/>
      <w:sdt>
        <w:sdtPr>
          <w:rPr>
            <w:rFonts w:cstheme="minorHAnsi"/>
            <w:lang w:val="en-GB"/>
          </w:rPr>
          <w:id w:val="-807629207"/>
          <w:citation/>
        </w:sdtPr>
        <w:sdtEndPr/>
        <w:sdtContent>
          <w:r w:rsidR="00FE7D86">
            <w:rPr>
              <w:rFonts w:cstheme="minorHAnsi"/>
              <w:lang w:val="en-GB"/>
            </w:rPr>
            <w:fldChar w:fldCharType="begin"/>
          </w:r>
          <w:r w:rsidR="00FE7D86">
            <w:rPr>
              <w:rFonts w:cstheme="minorHAnsi"/>
              <w:lang w:val="en-US"/>
            </w:rPr>
            <w:instrText xml:space="preserve"> CITATION Liu19 \l 1033 </w:instrText>
          </w:r>
          <w:r w:rsidR="00FE7D86">
            <w:rPr>
              <w:rFonts w:cstheme="minorHAnsi"/>
              <w:lang w:val="en-GB"/>
            </w:rPr>
            <w:fldChar w:fldCharType="separate"/>
          </w:r>
          <w:r w:rsidR="00FE7D86" w:rsidRPr="007D6336">
            <w:rPr>
              <w:rFonts w:cstheme="minorHAnsi"/>
              <w:noProof/>
              <w:lang w:val="en-US"/>
            </w:rPr>
            <w:t>(Liu, et al., 2019)</w:t>
          </w:r>
          <w:r w:rsidR="00FE7D86">
            <w:rPr>
              <w:rFonts w:cstheme="minorHAnsi"/>
              <w:lang w:val="en-GB"/>
            </w:rPr>
            <w:fldChar w:fldCharType="end"/>
          </w:r>
        </w:sdtContent>
      </w:sdt>
      <w:r w:rsidRPr="00BA0AE1">
        <w:rPr>
          <w:rFonts w:cstheme="minorHAnsi"/>
          <w:lang w:val="en-GB"/>
        </w:rPr>
        <w:t>.</w:t>
      </w:r>
      <w:r w:rsidR="005B36C7">
        <w:rPr>
          <w:rStyle w:val="Verwijzingopmerking"/>
        </w:rPr>
        <w:commentReference w:id="199"/>
      </w:r>
      <w:r w:rsidR="008E4340">
        <w:rPr>
          <w:rFonts w:cstheme="minorHAnsi"/>
          <w:lang w:val="en-GB"/>
        </w:rPr>
        <w:t xml:space="preserve"> </w:t>
      </w:r>
    </w:p>
    <w:p w14:paraId="5EB550C0" w14:textId="3AA39B1B" w:rsidR="00C706B9" w:rsidRPr="00C706B9" w:rsidRDefault="00B519F4" w:rsidP="00C706B9">
      <w:pPr>
        <w:jc w:val="both"/>
        <w:rPr>
          <w:rFonts w:cstheme="minorHAnsi"/>
          <w:lang w:val="en-GB"/>
        </w:rPr>
      </w:pPr>
      <w:r w:rsidRPr="00BA0AE1">
        <w:rPr>
          <w:rFonts w:cstheme="minorHAnsi"/>
          <w:lang w:val="en-GB"/>
        </w:rPr>
        <w:t xml:space="preserve">Because of the relation between the input variables and the output, the output is </w:t>
      </w:r>
      <w:ins w:id="200" w:author="Bhwash, J.Y. el (16095065)" w:date="2021-01-14T14:12:00Z">
        <w:r w:rsidR="00F93B42">
          <w:rPr>
            <w:rFonts w:cstheme="minorHAnsi"/>
            <w:lang w:val="en-GB"/>
          </w:rPr>
          <w:t>of</w:t>
        </w:r>
        <w:r w:rsidR="00F93B42" w:rsidRPr="00BA0AE1">
          <w:rPr>
            <w:rFonts w:cstheme="minorHAnsi"/>
            <w:lang w:val="en-GB"/>
          </w:rPr>
          <w:t xml:space="preserve"> </w:t>
        </w:r>
      </w:ins>
      <w:r w:rsidRPr="00BA0AE1">
        <w:rPr>
          <w:rFonts w:cstheme="minorHAnsi"/>
          <w:lang w:val="en-GB"/>
        </w:rPr>
        <w:t xml:space="preserve">a higher dimension. So the output is not a (linear) </w:t>
      </w:r>
      <w:commentRangeStart w:id="201"/>
      <w:r w:rsidRPr="00BA0AE1">
        <w:rPr>
          <w:rFonts w:cstheme="minorHAnsi"/>
          <w:lang w:val="en-GB"/>
        </w:rPr>
        <w:t>line</w:t>
      </w:r>
      <w:commentRangeEnd w:id="201"/>
      <w:r w:rsidR="00F93B42">
        <w:rPr>
          <w:rStyle w:val="Verwijzingopmerking"/>
        </w:rPr>
        <w:commentReference w:id="201"/>
      </w:r>
      <w:r w:rsidRPr="00BA0AE1">
        <w:rPr>
          <w:rFonts w:cstheme="minorHAnsi"/>
          <w:lang w:val="en-GB"/>
        </w:rPr>
        <w:t>.</w:t>
      </w:r>
    </w:p>
    <w:p w14:paraId="6CE7B7D4" w14:textId="31822211" w:rsidR="00B519F4" w:rsidRPr="00257903" w:rsidRDefault="00B519F4" w:rsidP="00B017D5">
      <w:pPr>
        <w:pStyle w:val="Kop3"/>
        <w:jc w:val="both"/>
        <w:rPr>
          <w:rFonts w:cstheme="majorHAnsi"/>
          <w:lang w:val="en-GB"/>
          <w:rPrChange w:id="202" w:author="Drunen, C.G. van (18062814)" w:date="2021-01-14T15:53:00Z">
            <w:rPr>
              <w:rFonts w:asciiTheme="minorHAnsi" w:hAnsiTheme="minorHAnsi" w:cstheme="minorHAnsi"/>
              <w:lang w:val="en-GB"/>
            </w:rPr>
          </w:rPrChange>
        </w:rPr>
      </w:pPr>
      <w:bookmarkStart w:id="203" w:name="_Toc60831410"/>
      <w:bookmarkStart w:id="204" w:name="_Toc60832493"/>
      <w:bookmarkStart w:id="205" w:name="_Toc60839481"/>
      <w:r w:rsidRPr="00257903">
        <w:rPr>
          <w:rFonts w:cstheme="majorHAnsi"/>
          <w:lang w:val="en-GB"/>
          <w:rPrChange w:id="206" w:author="Drunen, C.G. van (18062814)" w:date="2021-01-14T15:53:00Z">
            <w:rPr>
              <w:rFonts w:asciiTheme="minorHAnsi" w:hAnsiTheme="minorHAnsi" w:cstheme="minorHAnsi"/>
              <w:lang w:val="en-GB"/>
            </w:rPr>
          </w:rPrChange>
        </w:rPr>
        <w:t>SVR</w:t>
      </w:r>
      <w:bookmarkEnd w:id="203"/>
      <w:bookmarkEnd w:id="204"/>
      <w:bookmarkEnd w:id="205"/>
    </w:p>
    <w:p w14:paraId="1084374E" w14:textId="6F3AF602" w:rsidR="00B519F4" w:rsidRPr="00BA0AE1" w:rsidRDefault="00B519F4" w:rsidP="00B017D5">
      <w:pPr>
        <w:jc w:val="both"/>
        <w:rPr>
          <w:rFonts w:cstheme="minorHAnsi"/>
          <w:lang w:val="en-GB"/>
        </w:rPr>
      </w:pPr>
      <w:r w:rsidRPr="00BA0AE1">
        <w:rPr>
          <w:rFonts w:cstheme="minorHAnsi"/>
          <w:lang w:val="en-GB"/>
        </w:rPr>
        <w:t xml:space="preserve">According to the </w:t>
      </w:r>
      <w:commentRangeStart w:id="207"/>
      <w:r w:rsidRPr="00BA0AE1">
        <w:rPr>
          <w:rFonts w:cstheme="minorHAnsi"/>
          <w:lang w:val="en-GB"/>
        </w:rPr>
        <w:t>literature</w:t>
      </w:r>
      <w:commentRangeEnd w:id="207"/>
      <w:r w:rsidR="00C81BF4" w:rsidRPr="00BA0AE1">
        <w:rPr>
          <w:rStyle w:val="Verwijzingopmerking"/>
          <w:rFonts w:cstheme="minorHAnsi"/>
        </w:rPr>
        <w:commentReference w:id="207"/>
      </w:r>
      <w:r w:rsidRPr="00BA0AE1">
        <w:rPr>
          <w:rFonts w:cstheme="minorHAnsi"/>
          <w:lang w:val="en-GB"/>
        </w:rPr>
        <w:t xml:space="preserve"> the </w:t>
      </w:r>
      <w:r w:rsidR="006D7B4F" w:rsidRPr="00BA0AE1">
        <w:rPr>
          <w:rFonts w:cstheme="minorHAnsi"/>
          <w:lang w:val="en-GB"/>
        </w:rPr>
        <w:t>Support Vector Regression</w:t>
      </w:r>
      <w:r w:rsidR="006D7B4F">
        <w:rPr>
          <w:rFonts w:cstheme="minorHAnsi"/>
          <w:lang w:val="en-GB"/>
        </w:rPr>
        <w:t xml:space="preserve">, </w:t>
      </w:r>
      <w:r w:rsidRPr="00BA0AE1">
        <w:rPr>
          <w:rFonts w:cstheme="minorHAnsi"/>
          <w:lang w:val="en-GB"/>
        </w:rPr>
        <w:t>SVR</w:t>
      </w:r>
      <w:r w:rsidR="006D7B4F">
        <w:rPr>
          <w:rFonts w:cstheme="minorHAnsi"/>
          <w:lang w:val="en-GB"/>
        </w:rPr>
        <w:t xml:space="preserve"> for short</w:t>
      </w:r>
      <w:r w:rsidRPr="00BA0AE1">
        <w:rPr>
          <w:rFonts w:cstheme="minorHAnsi"/>
          <w:lang w:val="en-GB"/>
        </w:rPr>
        <w:t>, is a simple machine learning model with good results</w:t>
      </w:r>
      <w:sdt>
        <w:sdtPr>
          <w:rPr>
            <w:rFonts w:cstheme="minorHAnsi"/>
            <w:lang w:val="en-GB"/>
          </w:rPr>
          <w:id w:val="-1836525332"/>
          <w:citation/>
        </w:sdtPr>
        <w:sdtEndPr/>
        <w:sdtContent>
          <w:r w:rsidR="00770C61">
            <w:rPr>
              <w:rFonts w:cstheme="minorHAnsi"/>
              <w:lang w:val="en-GB"/>
            </w:rPr>
            <w:fldChar w:fldCharType="begin"/>
          </w:r>
          <w:r w:rsidR="00770C61">
            <w:rPr>
              <w:rFonts w:cstheme="minorHAnsi"/>
              <w:lang w:val="en-US"/>
            </w:rPr>
            <w:instrText xml:space="preserve"> CITATION Liu19 \l 1033 </w:instrText>
          </w:r>
          <w:r w:rsidR="00770C61">
            <w:rPr>
              <w:rFonts w:cstheme="minorHAnsi"/>
              <w:lang w:val="en-GB"/>
            </w:rPr>
            <w:fldChar w:fldCharType="separate"/>
          </w:r>
          <w:r w:rsidR="00770C61">
            <w:rPr>
              <w:rFonts w:cstheme="minorHAnsi"/>
              <w:noProof/>
              <w:lang w:val="en-US"/>
            </w:rPr>
            <w:t xml:space="preserve"> </w:t>
          </w:r>
          <w:r w:rsidR="00770C61" w:rsidRPr="007D6336">
            <w:rPr>
              <w:rFonts w:cstheme="minorHAnsi"/>
              <w:noProof/>
              <w:lang w:val="en-US"/>
            </w:rPr>
            <w:t>(Liu, et al., 2019)</w:t>
          </w:r>
          <w:r w:rsidR="00770C61">
            <w:rPr>
              <w:rFonts w:cstheme="minorHAnsi"/>
              <w:lang w:val="en-GB"/>
            </w:rPr>
            <w:fldChar w:fldCharType="end"/>
          </w:r>
        </w:sdtContent>
      </w:sdt>
      <w:r w:rsidRPr="00BA0AE1">
        <w:rPr>
          <w:rFonts w:cstheme="minorHAnsi"/>
          <w:lang w:val="en-GB"/>
        </w:rPr>
        <w:t>. The SVR is based on the SVM (Support Vector Machine) that is mostly used for classification</w:t>
      </w:r>
      <w:r w:rsidR="00FE7D86">
        <w:rPr>
          <w:rFonts w:cstheme="minorHAnsi"/>
          <w:lang w:val="en-GB"/>
        </w:rPr>
        <w:t xml:space="preserve"> </w:t>
      </w:r>
      <w:sdt>
        <w:sdtPr>
          <w:rPr>
            <w:rFonts w:cstheme="minorHAnsi"/>
            <w:lang w:val="en-GB"/>
          </w:rPr>
          <w:id w:val="-1422025541"/>
          <w:citation/>
        </w:sdtPr>
        <w:sdtEndPr/>
        <w:sdtContent>
          <w:r w:rsidR="00FE7D86">
            <w:rPr>
              <w:rFonts w:cstheme="minorHAnsi"/>
              <w:lang w:val="en-GB"/>
            </w:rPr>
            <w:fldChar w:fldCharType="begin"/>
          </w:r>
          <w:r w:rsidR="00FE7D86">
            <w:rPr>
              <w:rFonts w:cstheme="minorHAnsi"/>
              <w:lang w:val="en-US"/>
            </w:rPr>
            <w:instrText xml:space="preserve"> CITATION Liu19 \l 1033 </w:instrText>
          </w:r>
          <w:r w:rsidR="00FE7D86">
            <w:rPr>
              <w:rFonts w:cstheme="minorHAnsi"/>
              <w:lang w:val="en-GB"/>
            </w:rPr>
            <w:fldChar w:fldCharType="separate"/>
          </w:r>
          <w:r w:rsidR="00FE7D86" w:rsidRPr="007D6336">
            <w:rPr>
              <w:rFonts w:cstheme="minorHAnsi"/>
              <w:noProof/>
              <w:lang w:val="en-US"/>
            </w:rPr>
            <w:t>(Liu, et al., 2019)</w:t>
          </w:r>
          <w:r w:rsidR="00FE7D86">
            <w:rPr>
              <w:rFonts w:cstheme="minorHAnsi"/>
              <w:lang w:val="en-GB"/>
            </w:rPr>
            <w:fldChar w:fldCharType="end"/>
          </w:r>
        </w:sdtContent>
      </w:sdt>
      <w:r w:rsidRPr="00BA0AE1">
        <w:rPr>
          <w:rFonts w:cstheme="minorHAnsi"/>
          <w:lang w:val="en-GB"/>
        </w:rPr>
        <w:t>.</w:t>
      </w:r>
    </w:p>
    <w:p w14:paraId="3B4A6568" w14:textId="77777777" w:rsidR="00B519F4" w:rsidRPr="00BA0AE1" w:rsidRDefault="00B519F4" w:rsidP="00B017D5">
      <w:pPr>
        <w:jc w:val="both"/>
        <w:rPr>
          <w:rFonts w:cstheme="minorHAnsi"/>
          <w:lang w:val="en-GB"/>
        </w:rPr>
      </w:pPr>
      <w:r w:rsidRPr="00BA0AE1">
        <w:rPr>
          <w:rFonts w:cstheme="minorHAnsi"/>
          <w:lang w:val="en-GB"/>
        </w:rPr>
        <w:t>The SVR looks in the given data at hyperplanes to predict the next value. The SVR is insensitive to outliers due to its nature. It tries to find an clear distinction between the input and the desired output. Due to the insensitivity to outliers the SVR chooses its own dataset. So the SVR might find the general pattern, but high variance in the data is a problem for it.</w:t>
      </w:r>
    </w:p>
    <w:p w14:paraId="302117DB" w14:textId="4D238C43" w:rsidR="00B519F4" w:rsidRPr="00BA0AE1" w:rsidRDefault="00B519F4" w:rsidP="00B017D5">
      <w:pPr>
        <w:jc w:val="both"/>
        <w:rPr>
          <w:rFonts w:cstheme="minorHAnsi"/>
          <w:lang w:val="en-GB"/>
        </w:rPr>
      </w:pPr>
      <w:r w:rsidRPr="00BA0AE1">
        <w:rPr>
          <w:rFonts w:cstheme="minorHAnsi"/>
          <w:lang w:val="en-GB"/>
        </w:rPr>
        <w:t xml:space="preserve">The SVR can be tuned to make more distinction between the outliers and output. </w:t>
      </w:r>
    </w:p>
    <w:p w14:paraId="009CF492" w14:textId="67C8B949" w:rsidR="00B519F4" w:rsidRPr="00257903" w:rsidRDefault="00B519F4" w:rsidP="00B017D5">
      <w:pPr>
        <w:pStyle w:val="Kop3"/>
        <w:jc w:val="both"/>
        <w:rPr>
          <w:rFonts w:cstheme="majorHAnsi"/>
          <w:lang w:val="en-GB"/>
          <w:rPrChange w:id="208" w:author="Drunen, C.G. van (18062814)" w:date="2021-01-14T15:53:00Z">
            <w:rPr>
              <w:rFonts w:asciiTheme="minorHAnsi" w:hAnsiTheme="minorHAnsi" w:cstheme="minorHAnsi"/>
              <w:lang w:val="en-GB"/>
            </w:rPr>
          </w:rPrChange>
        </w:rPr>
      </w:pPr>
      <w:bookmarkStart w:id="209" w:name="_Toc60831411"/>
      <w:bookmarkStart w:id="210" w:name="_Toc60832494"/>
      <w:bookmarkStart w:id="211" w:name="_Toc60839482"/>
      <w:r w:rsidRPr="00257903">
        <w:rPr>
          <w:rFonts w:cstheme="majorHAnsi"/>
          <w:lang w:val="en-GB"/>
          <w:rPrChange w:id="212" w:author="Drunen, C.G. van (18062814)" w:date="2021-01-14T15:53:00Z">
            <w:rPr>
              <w:rFonts w:asciiTheme="minorHAnsi" w:hAnsiTheme="minorHAnsi" w:cstheme="minorHAnsi"/>
              <w:lang w:val="en-GB"/>
            </w:rPr>
          </w:rPrChange>
        </w:rPr>
        <w:t>MLP</w:t>
      </w:r>
      <w:bookmarkEnd w:id="209"/>
      <w:bookmarkEnd w:id="210"/>
      <w:bookmarkEnd w:id="211"/>
    </w:p>
    <w:p w14:paraId="205F2782" w14:textId="3BB20D00" w:rsidR="00B519F4" w:rsidRPr="00BA0AE1" w:rsidRDefault="00B519F4" w:rsidP="00B017D5">
      <w:pPr>
        <w:jc w:val="both"/>
        <w:rPr>
          <w:rFonts w:cstheme="minorHAnsi"/>
          <w:lang w:val="en-GB"/>
        </w:rPr>
      </w:pPr>
      <w:r w:rsidRPr="00BA0AE1">
        <w:rPr>
          <w:rFonts w:cstheme="minorHAnsi"/>
          <w:lang w:val="en-GB"/>
        </w:rPr>
        <w:t>A multi</w:t>
      </w:r>
      <w:ins w:id="213" w:author="Bhwash, J.Y. el (16095065)" w:date="2021-01-14T14:13:00Z">
        <w:r w:rsidR="00FD4F20">
          <w:rPr>
            <w:rFonts w:cstheme="minorHAnsi"/>
            <w:lang w:val="en-GB"/>
          </w:rPr>
          <w:t>-</w:t>
        </w:r>
      </w:ins>
      <w:r w:rsidRPr="00BA0AE1">
        <w:rPr>
          <w:rFonts w:cstheme="minorHAnsi"/>
          <w:lang w:val="en-GB"/>
        </w:rPr>
        <w:t>layer perceptron (MLP) is the most basic form of an neural network. The basic concept is as follows, an input layer consist of all the input features for the model. Then the hidden nodes will process this data in such a manner that the output will be the target. This process is repeated many times, every time is called an epoch. After each epoch the backpropagation will be calculated, afterwards this backpropagation is used to update the hidden nodes</w:t>
      </w:r>
      <w:r w:rsidR="00FE7D86">
        <w:rPr>
          <w:rFonts w:cstheme="minorHAnsi"/>
          <w:lang w:val="en-GB"/>
        </w:rPr>
        <w:t xml:space="preserve"> </w:t>
      </w:r>
      <w:sdt>
        <w:sdtPr>
          <w:rPr>
            <w:rFonts w:cstheme="minorHAnsi"/>
            <w:lang w:val="en-GB"/>
          </w:rPr>
          <w:id w:val="-334846723"/>
          <w:citation/>
        </w:sdtPr>
        <w:sdtEndPr/>
        <w:sdtContent>
          <w:r w:rsidR="00136F1B">
            <w:rPr>
              <w:rFonts w:cstheme="minorHAnsi"/>
              <w:lang w:val="en-GB"/>
            </w:rPr>
            <w:fldChar w:fldCharType="begin"/>
          </w:r>
          <w:r w:rsidR="00136F1B">
            <w:rPr>
              <w:rFonts w:cstheme="minorHAnsi"/>
              <w:lang w:val="en-US"/>
            </w:rPr>
            <w:instrText xml:space="preserve"> CITATION Ami20 \l 1033 </w:instrText>
          </w:r>
          <w:r w:rsidR="00136F1B">
            <w:rPr>
              <w:rFonts w:cstheme="minorHAnsi"/>
              <w:lang w:val="en-GB"/>
            </w:rPr>
            <w:fldChar w:fldCharType="separate"/>
          </w:r>
          <w:r w:rsidR="00136F1B" w:rsidRPr="007D6336">
            <w:rPr>
              <w:rFonts w:cstheme="minorHAnsi"/>
              <w:noProof/>
              <w:lang w:val="en-US"/>
            </w:rPr>
            <w:t>(al A. H., 2020)</w:t>
          </w:r>
          <w:r w:rsidR="00136F1B">
            <w:rPr>
              <w:rFonts w:cstheme="minorHAnsi"/>
              <w:lang w:val="en-GB"/>
            </w:rPr>
            <w:fldChar w:fldCharType="end"/>
          </w:r>
        </w:sdtContent>
      </w:sdt>
      <w:r w:rsidRPr="00BA0AE1">
        <w:rPr>
          <w:rFonts w:cstheme="minorHAnsi"/>
          <w:lang w:val="en-GB"/>
        </w:rPr>
        <w:t>.</w:t>
      </w:r>
    </w:p>
    <w:p w14:paraId="7D7B6EFB" w14:textId="47F880C3" w:rsidR="00B519F4" w:rsidRPr="00BA0AE1" w:rsidRDefault="00B519F4" w:rsidP="00B017D5">
      <w:pPr>
        <w:jc w:val="both"/>
        <w:rPr>
          <w:rFonts w:cstheme="minorHAnsi"/>
          <w:lang w:val="en-GB"/>
        </w:rPr>
      </w:pPr>
      <w:r w:rsidRPr="00BA0AE1">
        <w:rPr>
          <w:rFonts w:cstheme="minorHAnsi"/>
          <w:lang w:val="en-GB"/>
        </w:rPr>
        <w:t xml:space="preserve">During the </w:t>
      </w:r>
      <w:commentRangeStart w:id="214"/>
      <w:r w:rsidRPr="00BA0AE1">
        <w:rPr>
          <w:rFonts w:cstheme="minorHAnsi"/>
          <w:lang w:val="en-GB"/>
        </w:rPr>
        <w:t xml:space="preserve">literature </w:t>
      </w:r>
      <w:commentRangeEnd w:id="214"/>
      <w:r w:rsidR="00CE27A4" w:rsidRPr="00BA0AE1">
        <w:rPr>
          <w:rStyle w:val="Verwijzingopmerking"/>
          <w:rFonts w:cstheme="minorHAnsi"/>
        </w:rPr>
        <w:commentReference w:id="214"/>
      </w:r>
      <w:r w:rsidRPr="00BA0AE1">
        <w:rPr>
          <w:rFonts w:cstheme="minorHAnsi"/>
          <w:lang w:val="en-GB"/>
        </w:rPr>
        <w:t xml:space="preserve">study it was noted that an MLP of </w:t>
      </w:r>
      <w:r w:rsidR="009F601E">
        <w:rPr>
          <w:rFonts w:cstheme="minorHAnsi"/>
          <w:lang w:val="en-GB"/>
        </w:rPr>
        <w:t>two</w:t>
      </w:r>
      <w:r w:rsidRPr="00BA0AE1">
        <w:rPr>
          <w:rFonts w:cstheme="minorHAnsi"/>
          <w:lang w:val="en-GB"/>
        </w:rPr>
        <w:t xml:space="preserve"> hidden layers works optimally</w:t>
      </w:r>
      <w:r w:rsidR="004E3D4D" w:rsidRPr="004E3D4D">
        <w:rPr>
          <w:rFonts w:cstheme="minorHAnsi"/>
          <w:lang w:val="en-GB"/>
        </w:rPr>
        <w:t xml:space="preserve"> </w:t>
      </w:r>
      <w:sdt>
        <w:sdtPr>
          <w:rPr>
            <w:rFonts w:cstheme="minorHAnsi"/>
            <w:lang w:val="en-GB"/>
          </w:rPr>
          <w:id w:val="-1468282887"/>
          <w:citation/>
        </w:sdtPr>
        <w:sdtEndPr/>
        <w:sdtContent>
          <w:r w:rsidR="004E3D4D">
            <w:rPr>
              <w:rFonts w:cstheme="minorHAnsi"/>
              <w:lang w:val="en-GB"/>
            </w:rPr>
            <w:fldChar w:fldCharType="begin"/>
          </w:r>
          <w:r w:rsidR="004E3D4D">
            <w:rPr>
              <w:rFonts w:cstheme="minorHAnsi"/>
              <w:lang w:val="en-US"/>
            </w:rPr>
            <w:instrText xml:space="preserve"> CITATION Ami20 \l 1033 </w:instrText>
          </w:r>
          <w:r w:rsidR="004E3D4D">
            <w:rPr>
              <w:rFonts w:cstheme="minorHAnsi"/>
              <w:lang w:val="en-GB"/>
            </w:rPr>
            <w:fldChar w:fldCharType="separate"/>
          </w:r>
          <w:r w:rsidR="004E3D4D" w:rsidRPr="00507E66">
            <w:rPr>
              <w:rFonts w:cstheme="minorHAnsi"/>
              <w:noProof/>
              <w:lang w:val="en-US"/>
            </w:rPr>
            <w:t>(al A. H., 2020)</w:t>
          </w:r>
          <w:r w:rsidR="004E3D4D">
            <w:rPr>
              <w:rFonts w:cstheme="minorHAnsi"/>
              <w:lang w:val="en-GB"/>
            </w:rPr>
            <w:fldChar w:fldCharType="end"/>
          </w:r>
        </w:sdtContent>
      </w:sdt>
      <w:r w:rsidRPr="00BA0AE1">
        <w:rPr>
          <w:rFonts w:cstheme="minorHAnsi"/>
          <w:lang w:val="en-GB"/>
        </w:rPr>
        <w:t xml:space="preserve">. A </w:t>
      </w:r>
      <w:r w:rsidR="00C10F12">
        <w:rPr>
          <w:rFonts w:cstheme="minorHAnsi"/>
          <w:lang w:val="en-GB"/>
        </w:rPr>
        <w:t>H</w:t>
      </w:r>
      <w:r w:rsidR="00851F2D">
        <w:rPr>
          <w:rFonts w:cstheme="minorHAnsi"/>
          <w:lang w:val="en-GB"/>
        </w:rPr>
        <w:t xml:space="preserve">uber </w:t>
      </w:r>
      <w:r w:rsidRPr="00BA0AE1">
        <w:rPr>
          <w:rFonts w:cstheme="minorHAnsi"/>
          <w:lang w:val="en-GB"/>
        </w:rPr>
        <w:t>loss (</w:t>
      </w:r>
      <w:r w:rsidR="00851F2D">
        <w:rPr>
          <w:rFonts w:cstheme="minorHAnsi"/>
          <w:lang w:val="en-GB"/>
        </w:rPr>
        <w:t>SmoothL1Loss</w:t>
      </w:r>
      <w:r w:rsidRPr="00BA0AE1">
        <w:rPr>
          <w:rFonts w:cstheme="minorHAnsi"/>
          <w:lang w:val="en-GB"/>
        </w:rPr>
        <w:t xml:space="preserve">) was used </w:t>
      </w:r>
      <w:r w:rsidR="005B36C7">
        <w:rPr>
          <w:rFonts w:cstheme="minorHAnsi"/>
          <w:lang w:val="en-GB"/>
        </w:rPr>
        <w:t>for the model to optimize</w:t>
      </w:r>
      <w:r w:rsidR="00851F2D">
        <w:rPr>
          <w:rFonts w:cstheme="minorHAnsi"/>
          <w:lang w:val="en-GB"/>
        </w:rPr>
        <w:t xml:space="preserve"> </w:t>
      </w:r>
      <w:r w:rsidR="00C10F12">
        <w:rPr>
          <w:rFonts w:cstheme="minorHAnsi"/>
          <w:lang w:val="en-GB"/>
        </w:rPr>
        <w:t>on</w:t>
      </w:r>
      <w:r w:rsidRPr="00BA0AE1">
        <w:rPr>
          <w:rFonts w:cstheme="minorHAnsi"/>
          <w:lang w:val="en-GB"/>
        </w:rPr>
        <w:t>.</w:t>
      </w:r>
    </w:p>
    <w:tbl>
      <w:tblPr>
        <w:tblStyle w:val="Rastertabel6kleurrijk-Accent3"/>
        <w:tblpPr w:leftFromText="141" w:rightFromText="141" w:vertAnchor="page" w:horzAnchor="margin" w:tblpXSpec="right" w:tblpY="1592"/>
        <w:tblW w:w="3092" w:type="dxa"/>
        <w:tblLook w:val="04A0" w:firstRow="1" w:lastRow="0" w:firstColumn="1" w:lastColumn="0" w:noHBand="0" w:noVBand="1"/>
      </w:tblPr>
      <w:tblGrid>
        <w:gridCol w:w="1091"/>
        <w:gridCol w:w="498"/>
        <w:gridCol w:w="505"/>
        <w:gridCol w:w="499"/>
        <w:gridCol w:w="499"/>
      </w:tblGrid>
      <w:tr w:rsidR="00AA0FFD" w:rsidRPr="00EF3E03" w14:paraId="680CE13C" w14:textId="77777777" w:rsidTr="0055454E">
        <w:trPr>
          <w:cnfStyle w:val="100000000000" w:firstRow="1" w:lastRow="0" w:firstColumn="0" w:lastColumn="0" w:oddVBand="0" w:evenVBand="0" w:oddHBand="0"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0B018AE4" w14:textId="77777777" w:rsidR="00AA0FFD" w:rsidRPr="00EF3E03" w:rsidRDefault="00AA0FFD" w:rsidP="0055454E">
            <w:pPr>
              <w:jc w:val="center"/>
              <w:rPr>
                <w:rFonts w:ascii="Calibri" w:eastAsia="Times New Roman" w:hAnsi="Calibri" w:cs="Calibri"/>
                <w:color w:val="000000"/>
                <w:sz w:val="22"/>
                <w:lang w:eastAsia="nl-NL"/>
              </w:rPr>
            </w:pPr>
            <w:bookmarkStart w:id="215" w:name="_Toc60831412"/>
            <w:bookmarkStart w:id="216" w:name="_Toc60832495"/>
            <w:bookmarkStart w:id="217" w:name="_Toc60839483"/>
            <w:r w:rsidRPr="00EF3E03">
              <w:rPr>
                <w:rFonts w:ascii="Calibri" w:eastAsia="Times New Roman" w:hAnsi="Calibri" w:cs="Calibri"/>
                <w:color w:val="000000"/>
                <w:sz w:val="22"/>
                <w:lang w:eastAsia="nl-NL"/>
              </w:rPr>
              <w:lastRenderedPageBreak/>
              <w:t>tolerance</w:t>
            </w:r>
          </w:p>
        </w:tc>
        <w:tc>
          <w:tcPr>
            <w:tcW w:w="491" w:type="dxa"/>
            <w:noWrap/>
            <w:textDirection w:val="btLr"/>
            <w:hideMark/>
          </w:tcPr>
          <w:p w14:paraId="553A1429" w14:textId="4C78371C" w:rsidR="00AA0FFD" w:rsidRPr="00EF3E03" w:rsidRDefault="008D6993" w:rsidP="005545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4" w:type="dxa"/>
            <w:noWrap/>
            <w:textDirection w:val="btLr"/>
            <w:hideMark/>
          </w:tcPr>
          <w:p w14:paraId="30243FBD" w14:textId="77777777" w:rsidR="00AA0FFD" w:rsidRPr="00EF3E03" w:rsidRDefault="00AA0FFD" w:rsidP="005545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w:t>
            </w:r>
            <m:oMath>
              <m:r>
                <m:rPr>
                  <m:sty m:val="bi"/>
                </m:rPr>
                <w:rPr>
                  <w:rFonts w:ascii="Cambria Math" w:eastAsia="Times New Roman" w:hAnsi="Cambria Math" w:cs="Calibri"/>
                  <w:color w:val="000000"/>
                  <w:sz w:val="22"/>
                  <w:lang w:eastAsia="nl-NL"/>
                </w:rPr>
                <m:t>∙</m:t>
              </m:r>
              <m:sSup>
                <m:sSupPr>
                  <m:ctrlPr>
                    <w:rPr>
                      <w:rFonts w:ascii="Cambria Math" w:eastAsia="Times New Roman" w:hAnsi="Cambria Math" w:cs="Calibri"/>
                      <w:i/>
                      <w:color w:val="000000"/>
                      <w:sz w:val="22"/>
                      <w:lang w:eastAsia="nl-NL"/>
                    </w:rPr>
                  </m:ctrlPr>
                </m:sSupPr>
                <m:e>
                  <m:r>
                    <m:rPr>
                      <m:sty m:val="bi"/>
                    </m:rPr>
                    <w:rPr>
                      <w:rFonts w:ascii="Cambria Math" w:eastAsia="Times New Roman" w:hAnsi="Cambria Math" w:cs="Calibri"/>
                      <w:color w:val="000000"/>
                      <w:sz w:val="22"/>
                      <w:lang w:eastAsia="nl-NL"/>
                    </w:rPr>
                    <m:t>10</m:t>
                  </m:r>
                </m:e>
                <m:sup>
                  <m:r>
                    <m:rPr>
                      <m:sty m:val="bi"/>
                    </m:rPr>
                    <w:rPr>
                      <w:rFonts w:ascii="Cambria Math" w:eastAsia="Times New Roman" w:hAnsi="Cambria Math" w:cs="Calibri"/>
                      <w:color w:val="000000"/>
                      <w:sz w:val="22"/>
                      <w:lang w:eastAsia="nl-NL"/>
                    </w:rPr>
                    <m:t>-4</m:t>
                  </m:r>
                </m:sup>
              </m:sSup>
            </m:oMath>
          </w:p>
        </w:tc>
        <w:tc>
          <w:tcPr>
            <w:tcW w:w="496" w:type="dxa"/>
            <w:noWrap/>
            <w:textDirection w:val="btLr"/>
            <w:hideMark/>
          </w:tcPr>
          <w:p w14:paraId="79ADFD23" w14:textId="37512C85" w:rsidR="00AA0FFD" w:rsidRPr="00EF3E03" w:rsidRDefault="008D6993" w:rsidP="005545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6" w:type="dxa"/>
            <w:noWrap/>
            <w:textDirection w:val="btLr"/>
            <w:hideMark/>
          </w:tcPr>
          <w:p w14:paraId="22D532DC" w14:textId="3FB71CB5" w:rsidR="00AA0FFD" w:rsidRPr="00EF3E03" w:rsidRDefault="008D6993" w:rsidP="005545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r>
      <w:tr w:rsidR="00AA0FFD" w:rsidRPr="00EF3E03" w14:paraId="5F43579C" w14:textId="77777777" w:rsidTr="0055454E">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5129A74B" w14:textId="77777777" w:rsidR="00AA0FFD" w:rsidRPr="00EF3E03" w:rsidRDefault="00AA0FFD" w:rsidP="0055454E">
            <w:pPr>
              <w:jc w:val="center"/>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C-value</w:t>
            </w:r>
          </w:p>
        </w:tc>
        <w:tc>
          <w:tcPr>
            <w:tcW w:w="491" w:type="dxa"/>
            <w:noWrap/>
            <w:textDirection w:val="btLr"/>
            <w:hideMark/>
          </w:tcPr>
          <w:p w14:paraId="4603C2AF" w14:textId="47FD83C7"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4" w:type="dxa"/>
            <w:noWrap/>
            <w:textDirection w:val="btLr"/>
            <w:hideMark/>
          </w:tcPr>
          <w:p w14:paraId="195096A2"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1.0</w:t>
            </w:r>
          </w:p>
        </w:tc>
        <w:tc>
          <w:tcPr>
            <w:tcW w:w="496" w:type="dxa"/>
            <w:noWrap/>
            <w:textDirection w:val="btLr"/>
            <w:hideMark/>
          </w:tcPr>
          <w:p w14:paraId="43AF7D46" w14:textId="6ECAB730"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6" w:type="dxa"/>
            <w:noWrap/>
            <w:textDirection w:val="btLr"/>
            <w:hideMark/>
          </w:tcPr>
          <w:p w14:paraId="3E65B7A7" w14:textId="4CBFF16C"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r>
      <w:tr w:rsidR="00AA0FFD" w:rsidRPr="00EF3E03" w14:paraId="56138FE8" w14:textId="77777777" w:rsidTr="0055454E">
        <w:trPr>
          <w:trHeight w:val="1122"/>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3584E2A0" w14:textId="77777777" w:rsidR="00AA0FFD" w:rsidRPr="00EF3E03" w:rsidRDefault="00AA0FFD" w:rsidP="0055454E">
            <w:pPr>
              <w:jc w:val="center"/>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Number of layers</w:t>
            </w:r>
          </w:p>
        </w:tc>
        <w:tc>
          <w:tcPr>
            <w:tcW w:w="491" w:type="dxa"/>
            <w:noWrap/>
            <w:textDirection w:val="btLr"/>
            <w:hideMark/>
          </w:tcPr>
          <w:p w14:paraId="45F6DDA1" w14:textId="2DE8B45C"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4" w:type="dxa"/>
            <w:noWrap/>
            <w:textDirection w:val="btLr"/>
            <w:hideMark/>
          </w:tcPr>
          <w:p w14:paraId="2AA14A99" w14:textId="2864D82E"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6" w:type="dxa"/>
            <w:noWrap/>
            <w:textDirection w:val="btLr"/>
            <w:hideMark/>
          </w:tcPr>
          <w:p w14:paraId="08B792A6"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2</w:t>
            </w:r>
          </w:p>
        </w:tc>
        <w:tc>
          <w:tcPr>
            <w:tcW w:w="496" w:type="dxa"/>
            <w:noWrap/>
            <w:textDirection w:val="btLr"/>
            <w:hideMark/>
          </w:tcPr>
          <w:p w14:paraId="05818D3A"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w:t>
            </w:r>
          </w:p>
        </w:tc>
      </w:tr>
      <w:tr w:rsidR="00AA0FFD" w:rsidRPr="00EF3E03" w14:paraId="6CBA8ECE" w14:textId="77777777" w:rsidTr="0055454E">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4784AD12" w14:textId="77777777" w:rsidR="00AA0FFD" w:rsidRPr="00EF3E03" w:rsidRDefault="00AA0FFD" w:rsidP="0055454E">
            <w:pPr>
              <w:jc w:val="center"/>
              <w:rPr>
                <w:rFonts w:ascii="Calibri" w:eastAsia="Times New Roman" w:hAnsi="Calibri" w:cs="Calibri"/>
                <w:color w:val="000000"/>
                <w:sz w:val="22"/>
                <w:lang w:val="en-US" w:eastAsia="nl-NL"/>
              </w:rPr>
            </w:pPr>
            <w:r w:rsidRPr="00EF3E03">
              <w:rPr>
                <w:rFonts w:ascii="Calibri" w:eastAsia="Times New Roman" w:hAnsi="Calibri" w:cs="Calibri"/>
                <w:color w:val="000000"/>
                <w:sz w:val="22"/>
                <w:lang w:val="en-US" w:eastAsia="nl-NL"/>
              </w:rPr>
              <w:t>Number of neurons in each layer</w:t>
            </w:r>
          </w:p>
        </w:tc>
        <w:tc>
          <w:tcPr>
            <w:tcW w:w="491" w:type="dxa"/>
            <w:noWrap/>
            <w:textDirection w:val="btLr"/>
            <w:hideMark/>
          </w:tcPr>
          <w:p w14:paraId="47F053B2" w14:textId="281C9A38"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4" w:type="dxa"/>
            <w:noWrap/>
            <w:textDirection w:val="btLr"/>
            <w:hideMark/>
          </w:tcPr>
          <w:p w14:paraId="69C7AA6E" w14:textId="0FE997AE"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6" w:type="dxa"/>
            <w:noWrap/>
            <w:textDirection w:val="btLr"/>
            <w:hideMark/>
          </w:tcPr>
          <w:p w14:paraId="2BE224D7"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128</w:t>
            </w:r>
          </w:p>
        </w:tc>
        <w:tc>
          <w:tcPr>
            <w:tcW w:w="496" w:type="dxa"/>
            <w:noWrap/>
            <w:textDirection w:val="btLr"/>
            <w:hideMark/>
          </w:tcPr>
          <w:p w14:paraId="1DAC0EA5"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100</w:t>
            </w:r>
          </w:p>
        </w:tc>
      </w:tr>
      <w:tr w:rsidR="00AA0FFD" w:rsidRPr="00EF3E03" w14:paraId="00FE73C9" w14:textId="77777777" w:rsidTr="0055454E">
        <w:trPr>
          <w:trHeight w:val="1282"/>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4C055DE3" w14:textId="77777777" w:rsidR="00AA0FFD" w:rsidRPr="00EF3E03" w:rsidRDefault="00AA0FFD" w:rsidP="0055454E">
            <w:pPr>
              <w:jc w:val="center"/>
              <w:rPr>
                <w:rFonts w:ascii="Calibri" w:eastAsia="Times New Roman" w:hAnsi="Calibri" w:cs="Calibri"/>
                <w:color w:val="000000"/>
                <w:sz w:val="22"/>
                <w:lang w:val="en-US" w:eastAsia="nl-NL"/>
              </w:rPr>
            </w:pPr>
            <w:r w:rsidRPr="00EF3E03">
              <w:rPr>
                <w:rFonts w:ascii="Calibri" w:eastAsia="Times New Roman" w:hAnsi="Calibri" w:cs="Calibri"/>
                <w:color w:val="000000"/>
                <w:sz w:val="22"/>
                <w:lang w:val="en-US" w:eastAsia="nl-NL"/>
              </w:rPr>
              <w:t>amount of epochs trained for</w:t>
            </w:r>
          </w:p>
        </w:tc>
        <w:tc>
          <w:tcPr>
            <w:tcW w:w="491" w:type="dxa"/>
            <w:noWrap/>
            <w:textDirection w:val="btLr"/>
            <w:hideMark/>
          </w:tcPr>
          <w:p w14:paraId="04EF9A6C" w14:textId="302307D0"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4" w:type="dxa"/>
            <w:noWrap/>
            <w:textDirection w:val="btLr"/>
            <w:hideMark/>
          </w:tcPr>
          <w:p w14:paraId="7703C340" w14:textId="7945608A"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6" w:type="dxa"/>
            <w:noWrap/>
            <w:textDirection w:val="btLr"/>
            <w:hideMark/>
          </w:tcPr>
          <w:p w14:paraId="666659EC"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100</w:t>
            </w:r>
          </w:p>
        </w:tc>
        <w:tc>
          <w:tcPr>
            <w:tcW w:w="496" w:type="dxa"/>
            <w:noWrap/>
            <w:textDirection w:val="btLr"/>
            <w:hideMark/>
          </w:tcPr>
          <w:p w14:paraId="7F948D52"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100</w:t>
            </w:r>
          </w:p>
        </w:tc>
      </w:tr>
      <w:tr w:rsidR="00AA0FFD" w:rsidRPr="00EF3E03" w14:paraId="643CA296" w14:textId="77777777" w:rsidTr="0055454E">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3CAC9633" w14:textId="77777777" w:rsidR="00AA0FFD" w:rsidRPr="00EF3E03" w:rsidRDefault="00AA0FFD" w:rsidP="0055454E">
            <w:pPr>
              <w:jc w:val="center"/>
              <w:rPr>
                <w:rFonts w:ascii="Calibri" w:eastAsia="Times New Roman" w:hAnsi="Calibri" w:cs="Calibri"/>
                <w:color w:val="000000"/>
                <w:sz w:val="22"/>
                <w:lang w:val="en-US" w:eastAsia="nl-NL"/>
              </w:rPr>
            </w:pPr>
            <w:r w:rsidRPr="00EF3E03">
              <w:rPr>
                <w:rFonts w:ascii="Calibri" w:eastAsia="Times New Roman" w:hAnsi="Calibri" w:cs="Calibri"/>
                <w:color w:val="000000"/>
                <w:sz w:val="22"/>
                <w:lang w:val="en-US" w:eastAsia="nl-NL"/>
              </w:rPr>
              <w:t>Learning rate schedular used (y/n)</w:t>
            </w:r>
          </w:p>
        </w:tc>
        <w:tc>
          <w:tcPr>
            <w:tcW w:w="491" w:type="dxa"/>
            <w:noWrap/>
            <w:textDirection w:val="btLr"/>
            <w:hideMark/>
          </w:tcPr>
          <w:p w14:paraId="440AF480" w14:textId="15ED49EB"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4" w:type="dxa"/>
            <w:noWrap/>
            <w:textDirection w:val="btLr"/>
            <w:hideMark/>
          </w:tcPr>
          <w:p w14:paraId="7352ACDC" w14:textId="6B520991"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6" w:type="dxa"/>
            <w:noWrap/>
            <w:textDirection w:val="btLr"/>
            <w:hideMark/>
          </w:tcPr>
          <w:p w14:paraId="45BE765F"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y</w:t>
            </w:r>
          </w:p>
        </w:tc>
        <w:tc>
          <w:tcPr>
            <w:tcW w:w="496" w:type="dxa"/>
            <w:noWrap/>
            <w:textDirection w:val="btLr"/>
            <w:hideMark/>
          </w:tcPr>
          <w:p w14:paraId="36CFFD7E"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y</w:t>
            </w:r>
          </w:p>
        </w:tc>
      </w:tr>
      <w:tr w:rsidR="00AA0FFD" w:rsidRPr="00EF3E03" w14:paraId="61DF6768" w14:textId="77777777" w:rsidTr="0055454E">
        <w:trPr>
          <w:trHeight w:val="1559"/>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05365034" w14:textId="77777777" w:rsidR="00AA0FFD" w:rsidRPr="00EF3E03" w:rsidRDefault="00AA0FFD" w:rsidP="0055454E">
            <w:pPr>
              <w:jc w:val="center"/>
              <w:rPr>
                <w:rFonts w:ascii="Calibri" w:eastAsia="Times New Roman" w:hAnsi="Calibri" w:cs="Calibri"/>
                <w:color w:val="000000"/>
                <w:sz w:val="22"/>
                <w:lang w:val="en-US" w:eastAsia="nl-NL"/>
              </w:rPr>
            </w:pPr>
            <w:r w:rsidRPr="00EF3E03">
              <w:rPr>
                <w:rFonts w:ascii="Calibri" w:eastAsia="Times New Roman" w:hAnsi="Calibri" w:cs="Calibri"/>
                <w:color w:val="000000"/>
                <w:sz w:val="22"/>
                <w:lang w:val="en-US" w:eastAsia="nl-NL"/>
              </w:rPr>
              <w:t>Reset schedular after N epochs</w:t>
            </w:r>
          </w:p>
        </w:tc>
        <w:tc>
          <w:tcPr>
            <w:tcW w:w="491" w:type="dxa"/>
            <w:noWrap/>
            <w:textDirection w:val="btLr"/>
            <w:hideMark/>
          </w:tcPr>
          <w:p w14:paraId="0FAF8A19" w14:textId="77A47D7C"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4" w:type="dxa"/>
            <w:noWrap/>
            <w:textDirection w:val="btLr"/>
            <w:hideMark/>
          </w:tcPr>
          <w:p w14:paraId="5C51A531" w14:textId="349B580B"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US" w:eastAsia="nl-NL"/>
              </w:rPr>
            </w:pPr>
            <w:r>
              <w:rPr>
                <w:rFonts w:ascii="Calibri" w:eastAsia="Times New Roman" w:hAnsi="Calibri" w:cs="Calibri"/>
                <w:color w:val="000000"/>
                <w:sz w:val="22"/>
                <w:lang w:val="en-US" w:eastAsia="nl-NL"/>
              </w:rPr>
              <w:t>-</w:t>
            </w:r>
          </w:p>
        </w:tc>
        <w:tc>
          <w:tcPr>
            <w:tcW w:w="496" w:type="dxa"/>
            <w:noWrap/>
            <w:textDirection w:val="btLr"/>
            <w:hideMark/>
          </w:tcPr>
          <w:p w14:paraId="433B26E9"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100</w:t>
            </w:r>
          </w:p>
        </w:tc>
        <w:tc>
          <w:tcPr>
            <w:tcW w:w="496" w:type="dxa"/>
            <w:noWrap/>
            <w:textDirection w:val="btLr"/>
            <w:hideMark/>
          </w:tcPr>
          <w:p w14:paraId="4F5097E1"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100</w:t>
            </w:r>
          </w:p>
        </w:tc>
      </w:tr>
      <w:tr w:rsidR="00AA0FFD" w:rsidRPr="00EF3E03" w14:paraId="6F29180A" w14:textId="77777777" w:rsidTr="0055454E">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528EE45C" w14:textId="77777777" w:rsidR="00AA0FFD" w:rsidRPr="00EF3E03" w:rsidRDefault="00AA0FFD" w:rsidP="0055454E">
            <w:pPr>
              <w:jc w:val="center"/>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Batchsize</w:t>
            </w:r>
          </w:p>
        </w:tc>
        <w:tc>
          <w:tcPr>
            <w:tcW w:w="491" w:type="dxa"/>
            <w:noWrap/>
            <w:textDirection w:val="btLr"/>
            <w:hideMark/>
          </w:tcPr>
          <w:p w14:paraId="4EDB869F" w14:textId="6C411FEC"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4" w:type="dxa"/>
            <w:noWrap/>
            <w:textDirection w:val="btLr"/>
            <w:hideMark/>
          </w:tcPr>
          <w:p w14:paraId="56C85C80" w14:textId="107CF2E7"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6" w:type="dxa"/>
            <w:noWrap/>
            <w:textDirection w:val="btLr"/>
            <w:hideMark/>
          </w:tcPr>
          <w:p w14:paraId="5F917310"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64</w:t>
            </w:r>
          </w:p>
        </w:tc>
        <w:tc>
          <w:tcPr>
            <w:tcW w:w="496" w:type="dxa"/>
            <w:noWrap/>
            <w:textDirection w:val="btLr"/>
            <w:hideMark/>
          </w:tcPr>
          <w:p w14:paraId="69F82179"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64</w:t>
            </w:r>
          </w:p>
        </w:tc>
      </w:tr>
      <w:tr w:rsidR="00AA0FFD" w:rsidRPr="00EF3E03" w14:paraId="2662EBF2" w14:textId="77777777" w:rsidTr="0055454E">
        <w:trPr>
          <w:trHeight w:val="831"/>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168C25DB" w14:textId="77777777" w:rsidR="00AA0FFD" w:rsidRPr="00EF3E03" w:rsidRDefault="00AA0FFD" w:rsidP="0055454E">
            <w:pPr>
              <w:jc w:val="center"/>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window size</w:t>
            </w:r>
          </w:p>
        </w:tc>
        <w:tc>
          <w:tcPr>
            <w:tcW w:w="491" w:type="dxa"/>
            <w:noWrap/>
            <w:textDirection w:val="btLr"/>
            <w:hideMark/>
          </w:tcPr>
          <w:p w14:paraId="1994FD88" w14:textId="0AF5D6DB"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4" w:type="dxa"/>
            <w:noWrap/>
            <w:textDirection w:val="btLr"/>
            <w:hideMark/>
          </w:tcPr>
          <w:p w14:paraId="03CEFC03" w14:textId="54A74B61" w:rsidR="00AA0FFD" w:rsidRPr="00EF3E03" w:rsidRDefault="008D6993"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6" w:type="dxa"/>
            <w:noWrap/>
            <w:textDirection w:val="btLr"/>
            <w:hideMark/>
          </w:tcPr>
          <w:p w14:paraId="36A6BC02"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w:t>
            </w:r>
          </w:p>
        </w:tc>
        <w:tc>
          <w:tcPr>
            <w:tcW w:w="496" w:type="dxa"/>
            <w:noWrap/>
            <w:textDirection w:val="btLr"/>
            <w:hideMark/>
          </w:tcPr>
          <w:p w14:paraId="3587660E" w14:textId="77777777" w:rsidR="00AA0FFD" w:rsidRPr="00EF3E0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7</w:t>
            </w:r>
          </w:p>
        </w:tc>
      </w:tr>
      <w:tr w:rsidR="00AA0FFD" w:rsidRPr="00EF3E03" w14:paraId="14AD8425" w14:textId="77777777" w:rsidTr="0055454E">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3C0279FB" w14:textId="77777777" w:rsidR="00AA0FFD" w:rsidRPr="00EF3E03" w:rsidRDefault="00AA0FFD" w:rsidP="0055454E">
            <w:pPr>
              <w:jc w:val="center"/>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learning rate</w:t>
            </w:r>
          </w:p>
        </w:tc>
        <w:tc>
          <w:tcPr>
            <w:tcW w:w="491" w:type="dxa"/>
            <w:noWrap/>
            <w:textDirection w:val="btLr"/>
            <w:hideMark/>
          </w:tcPr>
          <w:p w14:paraId="460E6E92" w14:textId="63B6FF85"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4" w:type="dxa"/>
            <w:noWrap/>
            <w:textDirection w:val="btLr"/>
            <w:hideMark/>
          </w:tcPr>
          <w:p w14:paraId="32B4AF75" w14:textId="0E06E374" w:rsidR="00AA0FFD" w:rsidRPr="00EF3E03" w:rsidRDefault="008D6993"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Pr>
                <w:rFonts w:ascii="Calibri" w:eastAsia="Times New Roman" w:hAnsi="Calibri" w:cs="Calibri"/>
                <w:color w:val="000000"/>
                <w:sz w:val="22"/>
                <w:lang w:eastAsia="nl-NL"/>
              </w:rPr>
              <w:t>-</w:t>
            </w:r>
          </w:p>
        </w:tc>
        <w:tc>
          <w:tcPr>
            <w:tcW w:w="496" w:type="dxa"/>
            <w:noWrap/>
            <w:textDirection w:val="btLr"/>
            <w:hideMark/>
          </w:tcPr>
          <w:p w14:paraId="58BBDBDE"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3</w:t>
            </w:r>
            <m:oMath>
              <m:sSup>
                <m:sSupPr>
                  <m:ctrlPr>
                    <w:rPr>
                      <w:rFonts w:ascii="Cambria Math" w:eastAsia="Times New Roman" w:hAnsi="Cambria Math" w:cs="Calibri"/>
                      <w:i/>
                      <w:color w:val="000000"/>
                      <w:sz w:val="22"/>
                      <w:lang w:eastAsia="nl-NL"/>
                    </w:rPr>
                  </m:ctrlPr>
                </m:sSupPr>
                <m:e>
                  <m:r>
                    <w:rPr>
                      <w:rFonts w:ascii="Cambria Math" w:eastAsia="Times New Roman" w:hAnsi="Cambria Math" w:cs="Calibri"/>
                      <w:color w:val="000000"/>
                      <w:sz w:val="22"/>
                      <w:lang w:eastAsia="nl-NL"/>
                    </w:rPr>
                    <m:t>∙10</m:t>
                  </m:r>
                </m:e>
                <m:sup>
                  <m:r>
                    <w:rPr>
                      <w:rFonts w:ascii="Cambria Math" w:eastAsia="Times New Roman" w:hAnsi="Cambria Math" w:cs="Calibri"/>
                      <w:color w:val="000000"/>
                      <w:sz w:val="22"/>
                      <w:lang w:eastAsia="nl-NL"/>
                    </w:rPr>
                    <m:t>-3</m:t>
                  </m:r>
                </m:sup>
              </m:sSup>
            </m:oMath>
          </w:p>
        </w:tc>
        <w:tc>
          <w:tcPr>
            <w:tcW w:w="496" w:type="dxa"/>
            <w:noWrap/>
            <w:textDirection w:val="btLr"/>
            <w:hideMark/>
          </w:tcPr>
          <w:p w14:paraId="39EEAE9D" w14:textId="77777777" w:rsidR="00AA0FFD" w:rsidRPr="00EF3E03" w:rsidRDefault="00AA0FFD" w:rsidP="0055454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1</w:t>
            </w:r>
            <m:oMath>
              <m:sSup>
                <m:sSupPr>
                  <m:ctrlPr>
                    <w:rPr>
                      <w:rFonts w:ascii="Cambria Math" w:eastAsia="Times New Roman" w:hAnsi="Cambria Math" w:cs="Calibri"/>
                      <w:i/>
                      <w:color w:val="000000"/>
                      <w:sz w:val="22"/>
                      <w:lang w:eastAsia="nl-NL"/>
                    </w:rPr>
                  </m:ctrlPr>
                </m:sSupPr>
                <m:e>
                  <m:r>
                    <w:rPr>
                      <w:rFonts w:ascii="Cambria Math" w:eastAsia="Times New Roman" w:hAnsi="Cambria Math" w:cs="Calibri"/>
                      <w:color w:val="000000"/>
                      <w:sz w:val="22"/>
                      <w:lang w:eastAsia="nl-NL"/>
                    </w:rPr>
                    <m:t>∙10</m:t>
                  </m:r>
                </m:e>
                <m:sup>
                  <m:r>
                    <w:rPr>
                      <w:rFonts w:ascii="Cambria Math" w:eastAsia="Times New Roman" w:hAnsi="Cambria Math" w:cs="Calibri"/>
                      <w:color w:val="000000"/>
                      <w:sz w:val="22"/>
                      <w:lang w:eastAsia="nl-NL"/>
                    </w:rPr>
                    <m:t>-3</m:t>
                  </m:r>
                </m:sup>
              </m:sSup>
            </m:oMath>
          </w:p>
        </w:tc>
      </w:tr>
      <w:tr w:rsidR="00AA0FFD" w:rsidRPr="00EF3E03" w14:paraId="4808D128" w14:textId="77777777" w:rsidTr="0055454E">
        <w:trPr>
          <w:trHeight w:val="1074"/>
        </w:trPr>
        <w:tc>
          <w:tcPr>
            <w:cnfStyle w:val="001000000000" w:firstRow="0" w:lastRow="0" w:firstColumn="1" w:lastColumn="0" w:oddVBand="0" w:evenVBand="0" w:oddHBand="0" w:evenHBand="0" w:firstRowFirstColumn="0" w:firstRowLastColumn="0" w:lastRowFirstColumn="0" w:lastRowLastColumn="0"/>
            <w:tcW w:w="1115" w:type="dxa"/>
            <w:textDirection w:val="btLr"/>
            <w:hideMark/>
          </w:tcPr>
          <w:p w14:paraId="5FB34160" w14:textId="77777777" w:rsidR="00AA0FFD" w:rsidRPr="00EF3E03" w:rsidRDefault="00AA0FFD" w:rsidP="0055454E">
            <w:pPr>
              <w:jc w:val="center"/>
              <w:rPr>
                <w:rFonts w:ascii="Calibri" w:eastAsia="Times New Roman" w:hAnsi="Calibri" w:cs="Calibri"/>
                <w:color w:val="000000"/>
                <w:sz w:val="22"/>
                <w:lang w:eastAsia="nl-NL"/>
              </w:rPr>
            </w:pPr>
            <w:r w:rsidRPr="00EF3E03">
              <w:rPr>
                <w:rFonts w:ascii="Calibri" w:eastAsia="Times New Roman" w:hAnsi="Calibri" w:cs="Calibri"/>
                <w:color w:val="000000"/>
                <w:sz w:val="22"/>
                <w:lang w:eastAsia="nl-NL"/>
              </w:rPr>
              <w:t>Model</w:t>
            </w:r>
          </w:p>
        </w:tc>
        <w:tc>
          <w:tcPr>
            <w:tcW w:w="491" w:type="dxa"/>
            <w:noWrap/>
            <w:textDirection w:val="btLr"/>
            <w:hideMark/>
          </w:tcPr>
          <w:p w14:paraId="7ADFFA14" w14:textId="77777777" w:rsidR="00AA0FFD" w:rsidRPr="008D699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nl-NL"/>
              </w:rPr>
            </w:pPr>
            <w:r w:rsidRPr="008D6993">
              <w:rPr>
                <w:rFonts w:ascii="Calibri" w:eastAsia="Times New Roman" w:hAnsi="Calibri" w:cs="Calibri"/>
                <w:b/>
                <w:color w:val="000000"/>
                <w:sz w:val="22"/>
                <w:lang w:eastAsia="nl-NL"/>
              </w:rPr>
              <w:t>MVLR</w:t>
            </w:r>
          </w:p>
        </w:tc>
        <w:tc>
          <w:tcPr>
            <w:tcW w:w="494" w:type="dxa"/>
            <w:noWrap/>
            <w:textDirection w:val="btLr"/>
            <w:hideMark/>
          </w:tcPr>
          <w:p w14:paraId="7D89DB48" w14:textId="77777777" w:rsidR="00AA0FFD" w:rsidRPr="008D699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nl-NL"/>
              </w:rPr>
            </w:pPr>
            <w:r w:rsidRPr="008D6993">
              <w:rPr>
                <w:rFonts w:ascii="Calibri" w:eastAsia="Times New Roman" w:hAnsi="Calibri" w:cs="Calibri"/>
                <w:b/>
                <w:color w:val="000000"/>
                <w:sz w:val="22"/>
                <w:lang w:eastAsia="nl-NL"/>
              </w:rPr>
              <w:t>SVR</w:t>
            </w:r>
          </w:p>
        </w:tc>
        <w:tc>
          <w:tcPr>
            <w:tcW w:w="496" w:type="dxa"/>
            <w:noWrap/>
            <w:textDirection w:val="btLr"/>
            <w:hideMark/>
          </w:tcPr>
          <w:p w14:paraId="2CAE497A" w14:textId="77777777" w:rsidR="00AA0FFD" w:rsidRPr="008D6993" w:rsidRDefault="00AA0FFD" w:rsidP="0055454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nl-NL"/>
              </w:rPr>
            </w:pPr>
            <w:r w:rsidRPr="008D6993">
              <w:rPr>
                <w:rFonts w:ascii="Calibri" w:eastAsia="Times New Roman" w:hAnsi="Calibri" w:cs="Calibri"/>
                <w:b/>
                <w:color w:val="000000"/>
                <w:sz w:val="22"/>
                <w:lang w:eastAsia="nl-NL"/>
              </w:rPr>
              <w:t>NN (MLP)</w:t>
            </w:r>
          </w:p>
        </w:tc>
        <w:tc>
          <w:tcPr>
            <w:tcW w:w="496" w:type="dxa"/>
            <w:noWrap/>
            <w:textDirection w:val="btLr"/>
            <w:hideMark/>
          </w:tcPr>
          <w:p w14:paraId="35458B96" w14:textId="77777777" w:rsidR="00AA0FFD" w:rsidRPr="008D6993" w:rsidRDefault="00AA0FFD" w:rsidP="0055454E">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nl-NL"/>
              </w:rPr>
            </w:pPr>
            <w:r w:rsidRPr="008D6993">
              <w:rPr>
                <w:rFonts w:ascii="Calibri" w:eastAsia="Times New Roman" w:hAnsi="Calibri" w:cs="Calibri"/>
                <w:b/>
                <w:color w:val="000000"/>
                <w:sz w:val="22"/>
                <w:lang w:eastAsia="nl-NL"/>
              </w:rPr>
              <w:t>LSTM</w:t>
            </w:r>
          </w:p>
        </w:tc>
      </w:tr>
    </w:tbl>
    <w:p w14:paraId="035D86D7" w14:textId="61B4AF87" w:rsidR="00B519F4" w:rsidRPr="00257903" w:rsidRDefault="00B519F4" w:rsidP="00B017D5">
      <w:pPr>
        <w:pStyle w:val="Kop3"/>
        <w:jc w:val="both"/>
        <w:rPr>
          <w:rFonts w:cstheme="majorHAnsi"/>
          <w:lang w:val="en-GB"/>
          <w:rPrChange w:id="218" w:author="Drunen, C.G. van (18062814)" w:date="2021-01-14T15:53:00Z">
            <w:rPr>
              <w:rFonts w:asciiTheme="minorHAnsi" w:hAnsiTheme="minorHAnsi" w:cstheme="minorHAnsi"/>
              <w:lang w:val="en-GB"/>
            </w:rPr>
          </w:rPrChange>
        </w:rPr>
      </w:pPr>
      <w:r w:rsidRPr="00257903">
        <w:rPr>
          <w:rFonts w:cstheme="majorHAnsi"/>
          <w:lang w:val="en-GB"/>
          <w:rPrChange w:id="219" w:author="Drunen, C.G. van (18062814)" w:date="2021-01-14T15:53:00Z">
            <w:rPr>
              <w:rFonts w:asciiTheme="minorHAnsi" w:hAnsiTheme="minorHAnsi" w:cstheme="minorHAnsi"/>
              <w:lang w:val="en-GB"/>
            </w:rPr>
          </w:rPrChange>
        </w:rPr>
        <w:t>LSTM</w:t>
      </w:r>
      <w:bookmarkEnd w:id="215"/>
      <w:bookmarkEnd w:id="216"/>
      <w:bookmarkEnd w:id="217"/>
    </w:p>
    <w:p w14:paraId="3AB96FBF" w14:textId="77777777" w:rsidR="00CD3CD4" w:rsidRPr="00BA0AE1" w:rsidRDefault="00B519F4" w:rsidP="00B017D5">
      <w:pPr>
        <w:jc w:val="both"/>
        <w:rPr>
          <w:rFonts w:cstheme="minorHAnsi"/>
          <w:lang w:val="en-GB"/>
        </w:rPr>
      </w:pPr>
      <w:r w:rsidRPr="00BA0AE1">
        <w:rPr>
          <w:rFonts w:cstheme="minorHAnsi"/>
          <w:lang w:val="en-GB"/>
        </w:rPr>
        <w:t xml:space="preserve">A </w:t>
      </w:r>
      <w:r w:rsidR="006D7B4F">
        <w:rPr>
          <w:rFonts w:cstheme="minorHAnsi"/>
          <w:lang w:val="en-GB"/>
        </w:rPr>
        <w:t>L</w:t>
      </w:r>
      <w:r w:rsidRPr="00BA0AE1">
        <w:rPr>
          <w:rFonts w:cstheme="minorHAnsi"/>
          <w:lang w:val="en-GB"/>
        </w:rPr>
        <w:t xml:space="preserve">ong </w:t>
      </w:r>
      <w:r w:rsidR="006D7B4F">
        <w:rPr>
          <w:rFonts w:cstheme="minorHAnsi"/>
          <w:lang w:val="en-GB"/>
        </w:rPr>
        <w:t>S</w:t>
      </w:r>
      <w:r w:rsidRPr="00BA0AE1">
        <w:rPr>
          <w:rFonts w:cstheme="minorHAnsi"/>
          <w:lang w:val="en-GB"/>
        </w:rPr>
        <w:t>hort</w:t>
      </w:r>
      <w:r w:rsidR="002B546E">
        <w:rPr>
          <w:rFonts w:cstheme="minorHAnsi"/>
          <w:lang w:val="en-GB"/>
        </w:rPr>
        <w:t>-</w:t>
      </w:r>
      <w:r w:rsidR="006D7B4F">
        <w:rPr>
          <w:rFonts w:cstheme="minorHAnsi"/>
          <w:lang w:val="en-GB"/>
        </w:rPr>
        <w:t>T</w:t>
      </w:r>
      <w:r w:rsidRPr="00BA0AE1">
        <w:rPr>
          <w:rFonts w:cstheme="minorHAnsi"/>
          <w:lang w:val="en-GB"/>
        </w:rPr>
        <w:t xml:space="preserve">erm </w:t>
      </w:r>
      <w:r w:rsidR="006D7B4F">
        <w:rPr>
          <w:rFonts w:cstheme="minorHAnsi"/>
          <w:lang w:val="en-GB"/>
        </w:rPr>
        <w:t>M</w:t>
      </w:r>
      <w:r w:rsidRPr="00BA0AE1">
        <w:rPr>
          <w:rFonts w:cstheme="minorHAnsi"/>
          <w:lang w:val="en-GB"/>
        </w:rPr>
        <w:t>emory (LSTM) is a more complex neural network. The LSTM is a form of</w:t>
      </w:r>
      <w:ins w:id="220" w:author="Bhwash, J.Y. el (16095065)" w:date="2021-01-14T14:15:00Z">
        <w:r w:rsidR="002B546E">
          <w:rPr>
            <w:rFonts w:cstheme="minorHAnsi"/>
            <w:lang w:val="en-GB"/>
          </w:rPr>
          <w:t xml:space="preserve"> </w:t>
        </w:r>
      </w:ins>
      <w:r w:rsidRPr="00BA0AE1">
        <w:rPr>
          <w:rFonts w:cstheme="minorHAnsi"/>
          <w:lang w:val="en-GB"/>
        </w:rPr>
        <w:t xml:space="preserve"> recurrent neural network (RNN). This means that is learns</w:t>
      </w:r>
      <w:r w:rsidR="004E3D4D">
        <w:rPr>
          <w:rFonts w:cstheme="minorHAnsi"/>
          <w:lang w:val="en-GB"/>
        </w:rPr>
        <w:t xml:space="preserve"> </w:t>
      </w:r>
      <w:r w:rsidRPr="00BA0AE1">
        <w:rPr>
          <w:rFonts w:cstheme="minorHAnsi"/>
          <w:lang w:val="en-GB"/>
        </w:rPr>
        <w:t xml:space="preserve">from sequences of data. The </w:t>
      </w:r>
    </w:p>
    <w:p w14:paraId="360A9456" w14:textId="74C4BDFC" w:rsidR="00B519F4" w:rsidRPr="00BA0AE1" w:rsidRDefault="00B519F4" w:rsidP="00B017D5">
      <w:pPr>
        <w:jc w:val="both"/>
        <w:rPr>
          <w:rFonts w:cstheme="minorHAnsi"/>
          <w:lang w:val="en-GB"/>
        </w:rPr>
      </w:pPr>
      <w:r w:rsidRPr="00BA0AE1">
        <w:rPr>
          <w:rFonts w:cstheme="minorHAnsi"/>
          <w:lang w:val="en-GB"/>
        </w:rPr>
        <w:t>LSTM combines the RNN with a kind of memory</w:t>
      </w:r>
      <w:r w:rsidR="00B34818">
        <w:rPr>
          <w:rFonts w:cstheme="minorHAnsi"/>
          <w:lang w:val="en-GB"/>
        </w:rPr>
        <w:t>,</w:t>
      </w:r>
      <w:r w:rsidRPr="00BA0AE1">
        <w:rPr>
          <w:rFonts w:cstheme="minorHAnsi"/>
          <w:lang w:val="en-GB"/>
        </w:rPr>
        <w:t xml:space="preserve"> called the cell</w:t>
      </w:r>
      <w:r w:rsidR="005866B2">
        <w:rPr>
          <w:rFonts w:cstheme="minorHAnsi"/>
          <w:lang w:val="en-GB"/>
        </w:rPr>
        <w:t xml:space="preserve"> state</w:t>
      </w:r>
      <w:r w:rsidRPr="00BA0AE1">
        <w:rPr>
          <w:rFonts w:cstheme="minorHAnsi"/>
          <w:lang w:val="en-GB"/>
        </w:rPr>
        <w:t xml:space="preserve"> and hidden state. Thus this is a </w:t>
      </w:r>
      <w:r w:rsidR="009B5A6B">
        <w:rPr>
          <w:rFonts w:cstheme="minorHAnsi"/>
          <w:lang w:val="en-GB"/>
        </w:rPr>
        <w:t xml:space="preserve">MLP with </w:t>
      </w:r>
      <w:r w:rsidRPr="00BA0AE1">
        <w:rPr>
          <w:rFonts w:cstheme="minorHAnsi"/>
          <w:lang w:val="en-GB"/>
        </w:rPr>
        <w:t>remembering neural network</w:t>
      </w:r>
      <w:r w:rsidR="00FE7D86">
        <w:rPr>
          <w:rFonts w:cstheme="minorHAnsi"/>
          <w:lang w:val="en-GB"/>
        </w:rPr>
        <w:t xml:space="preserve"> </w:t>
      </w:r>
      <w:sdt>
        <w:sdtPr>
          <w:rPr>
            <w:rFonts w:cstheme="minorHAnsi"/>
            <w:lang w:val="en-GB"/>
          </w:rPr>
          <w:id w:val="1270346040"/>
          <w:citation/>
        </w:sdtPr>
        <w:sdtEndPr/>
        <w:sdtContent>
          <w:r w:rsidR="00FE7D86">
            <w:rPr>
              <w:rFonts w:cstheme="minorHAnsi"/>
              <w:lang w:val="en-GB"/>
            </w:rPr>
            <w:fldChar w:fldCharType="begin"/>
          </w:r>
          <w:r w:rsidR="00FE7D86">
            <w:rPr>
              <w:rFonts w:cstheme="minorHAnsi"/>
              <w:lang w:val="en-US"/>
            </w:rPr>
            <w:instrText xml:space="preserve"> CITATION Liu19 \l 1033 </w:instrText>
          </w:r>
          <w:r w:rsidR="00FE7D86">
            <w:rPr>
              <w:rFonts w:cstheme="minorHAnsi"/>
              <w:lang w:val="en-GB"/>
            </w:rPr>
            <w:fldChar w:fldCharType="separate"/>
          </w:r>
          <w:r w:rsidR="00FE7D86" w:rsidRPr="007D6336">
            <w:rPr>
              <w:rFonts w:cstheme="minorHAnsi"/>
              <w:noProof/>
              <w:lang w:val="en-US"/>
            </w:rPr>
            <w:t>(Liu, et al., 2019)</w:t>
          </w:r>
          <w:r w:rsidR="00FE7D86">
            <w:rPr>
              <w:rFonts w:cstheme="minorHAnsi"/>
              <w:lang w:val="en-GB"/>
            </w:rPr>
            <w:fldChar w:fldCharType="end"/>
          </w:r>
        </w:sdtContent>
      </w:sdt>
      <w:r w:rsidRPr="00BA0AE1">
        <w:rPr>
          <w:rFonts w:cstheme="minorHAnsi"/>
          <w:lang w:val="en-GB"/>
        </w:rPr>
        <w:t>.</w:t>
      </w:r>
    </w:p>
    <w:p w14:paraId="4EE983DA" w14:textId="549FECA1" w:rsidR="00B519F4" w:rsidRPr="00BA0AE1" w:rsidRDefault="00B519F4" w:rsidP="00B017D5">
      <w:pPr>
        <w:jc w:val="both"/>
        <w:rPr>
          <w:rFonts w:cstheme="minorHAnsi"/>
          <w:lang w:val="en-GB"/>
        </w:rPr>
      </w:pPr>
      <w:r w:rsidRPr="00BA0AE1">
        <w:rPr>
          <w:rFonts w:cstheme="minorHAnsi"/>
          <w:lang w:val="en-GB"/>
        </w:rPr>
        <w:t>The input data is restructured in such a way</w:t>
      </w:r>
      <w:r w:rsidR="00740A4B">
        <w:rPr>
          <w:rFonts w:cstheme="minorHAnsi"/>
          <w:lang w:val="en-GB"/>
        </w:rPr>
        <w:t xml:space="preserve"> </w:t>
      </w:r>
      <w:r w:rsidR="00740A4B" w:rsidRPr="00BA0AE1">
        <w:rPr>
          <w:rFonts w:cstheme="minorHAnsi"/>
          <w:lang w:val="en-GB"/>
        </w:rPr>
        <w:t>(a three dimensional tensor)</w:t>
      </w:r>
      <w:r w:rsidRPr="00BA0AE1">
        <w:rPr>
          <w:rFonts w:cstheme="minorHAnsi"/>
          <w:lang w:val="en-GB"/>
        </w:rPr>
        <w:t xml:space="preserve"> that it is compatible with the</w:t>
      </w:r>
      <w:r w:rsidR="00740A4B">
        <w:rPr>
          <w:rFonts w:cstheme="minorHAnsi"/>
          <w:lang w:val="en-GB"/>
        </w:rPr>
        <w:t xml:space="preserve"> LSTM</w:t>
      </w:r>
      <w:r w:rsidRPr="00BA0AE1">
        <w:rPr>
          <w:rFonts w:cstheme="minorHAnsi"/>
          <w:lang w:val="en-GB"/>
        </w:rPr>
        <w:t xml:space="preserve">. Then the data is fed into the LSTM </w:t>
      </w:r>
      <w:r w:rsidR="00740A4B">
        <w:rPr>
          <w:rFonts w:cstheme="minorHAnsi"/>
          <w:lang w:val="en-GB"/>
        </w:rPr>
        <w:t>with an</w:t>
      </w:r>
      <w:r w:rsidR="00740A4B" w:rsidRPr="00BA0AE1">
        <w:rPr>
          <w:rFonts w:cstheme="minorHAnsi"/>
          <w:lang w:val="en-GB"/>
        </w:rPr>
        <w:t xml:space="preserve"> </w:t>
      </w:r>
      <w:r w:rsidRPr="00BA0AE1">
        <w:rPr>
          <w:rFonts w:cstheme="minorHAnsi"/>
          <w:lang w:val="en-GB"/>
        </w:rPr>
        <w:t xml:space="preserve">output </w:t>
      </w:r>
      <w:r w:rsidR="005B36C7">
        <w:rPr>
          <w:rFonts w:cstheme="minorHAnsi"/>
          <w:lang w:val="en-GB"/>
        </w:rPr>
        <w:t>layer</w:t>
      </w:r>
      <w:r w:rsidRPr="00BA0AE1">
        <w:rPr>
          <w:rFonts w:cstheme="minorHAnsi"/>
          <w:lang w:val="en-GB"/>
        </w:rPr>
        <w:t xml:space="preserve"> size </w:t>
      </w:r>
      <w:r w:rsidR="00740A4B">
        <w:rPr>
          <w:rFonts w:cstheme="minorHAnsi"/>
          <w:lang w:val="en-GB"/>
        </w:rPr>
        <w:t>of a</w:t>
      </w:r>
      <w:r w:rsidR="009B5A6B">
        <w:rPr>
          <w:rFonts w:cstheme="minorHAnsi"/>
          <w:lang w:val="en-GB"/>
        </w:rPr>
        <w:t xml:space="preserve"> hundred </w:t>
      </w:r>
      <w:r w:rsidR="005B36C7">
        <w:rPr>
          <w:rFonts w:cstheme="minorHAnsi"/>
          <w:lang w:val="en-GB"/>
        </w:rPr>
        <w:t>nodes</w:t>
      </w:r>
      <w:r w:rsidRPr="00BA0AE1">
        <w:rPr>
          <w:rFonts w:cstheme="minorHAnsi"/>
          <w:lang w:val="en-GB"/>
        </w:rPr>
        <w:t xml:space="preserve">. The model tries to predict only </w:t>
      </w:r>
      <w:r w:rsidR="001B03F6">
        <w:rPr>
          <w:rFonts w:cstheme="minorHAnsi"/>
          <w:lang w:val="en-GB"/>
        </w:rPr>
        <w:t>1</w:t>
      </w:r>
      <w:r w:rsidR="005B36C7" w:rsidRPr="00BA0AE1">
        <w:rPr>
          <w:rFonts w:cstheme="minorHAnsi"/>
          <w:lang w:val="en-GB"/>
        </w:rPr>
        <w:t xml:space="preserve"> </w:t>
      </w:r>
      <w:r w:rsidRPr="00BA0AE1">
        <w:rPr>
          <w:rFonts w:cstheme="minorHAnsi"/>
          <w:lang w:val="en-GB"/>
        </w:rPr>
        <w:t xml:space="preserve">value, so a linear layer after the LSTM </w:t>
      </w:r>
      <w:r w:rsidR="00F70ED0">
        <w:rPr>
          <w:rFonts w:cstheme="minorHAnsi"/>
          <w:lang w:val="en-GB"/>
        </w:rPr>
        <w:t>combine</w:t>
      </w:r>
      <w:r w:rsidR="00740A4B">
        <w:rPr>
          <w:rFonts w:cstheme="minorHAnsi"/>
          <w:lang w:val="en-GB"/>
        </w:rPr>
        <w:t>s</w:t>
      </w:r>
      <w:r w:rsidR="00F70ED0">
        <w:rPr>
          <w:rFonts w:cstheme="minorHAnsi"/>
          <w:lang w:val="en-GB"/>
        </w:rPr>
        <w:t xml:space="preserve"> all outputs into one prediction</w:t>
      </w:r>
      <w:r w:rsidRPr="00BA0AE1">
        <w:rPr>
          <w:rFonts w:cstheme="minorHAnsi"/>
          <w:lang w:val="en-GB"/>
        </w:rPr>
        <w:t>.</w:t>
      </w:r>
      <w:commentRangeEnd w:id="194"/>
      <w:r w:rsidR="00AC520A" w:rsidRPr="00BA0AE1">
        <w:rPr>
          <w:rStyle w:val="Verwijzingopmerking"/>
          <w:rFonts w:cstheme="minorHAnsi"/>
        </w:rPr>
        <w:commentReference w:id="194"/>
      </w:r>
    </w:p>
    <w:p w14:paraId="06D31BE9" w14:textId="491FCA6C" w:rsidR="00EF3E03" w:rsidRPr="00215810" w:rsidRDefault="00E73072" w:rsidP="00DC172A">
      <w:pPr>
        <w:jc w:val="both"/>
        <w:rPr>
          <w:ins w:id="221" w:author="Duivenvoorden, L. (18005152)" w:date="2021-01-14T15:35:00Z"/>
          <w:rFonts w:cstheme="minorHAnsi"/>
          <w:lang w:val="en-GB"/>
        </w:rPr>
      </w:pPr>
      <w:r>
        <w:rPr>
          <w:rFonts w:cstheme="minorHAnsi"/>
          <w:lang w:val="en-GB"/>
        </w:rPr>
        <w:t>After e</w:t>
      </w:r>
      <w:r w:rsidR="00B519F4" w:rsidRPr="00BA0AE1">
        <w:rPr>
          <w:rFonts w:cstheme="minorHAnsi"/>
          <w:lang w:val="en-GB"/>
        </w:rPr>
        <w:t xml:space="preserve">very epoch the LSTM </w:t>
      </w:r>
      <w:r>
        <w:rPr>
          <w:rFonts w:cstheme="minorHAnsi"/>
          <w:lang w:val="en-GB"/>
        </w:rPr>
        <w:t xml:space="preserve">and the MLP </w:t>
      </w:r>
      <w:r w:rsidR="0094224E">
        <w:rPr>
          <w:rFonts w:cstheme="minorHAnsi"/>
          <w:lang w:val="en-GB"/>
        </w:rPr>
        <w:t>are</w:t>
      </w:r>
      <w:r w:rsidR="00B519F4" w:rsidRPr="00BA0AE1">
        <w:rPr>
          <w:rFonts w:cstheme="minorHAnsi"/>
          <w:lang w:val="en-GB"/>
        </w:rPr>
        <w:t xml:space="preserve"> trained</w:t>
      </w:r>
      <w:r w:rsidR="009126FB">
        <w:rPr>
          <w:rFonts w:cstheme="minorHAnsi"/>
          <w:lang w:val="en-GB"/>
        </w:rPr>
        <w:t xml:space="preserve">, a </w:t>
      </w:r>
      <w:r w:rsidR="00B519F4" w:rsidRPr="00BA0AE1">
        <w:rPr>
          <w:rFonts w:cstheme="minorHAnsi"/>
          <w:lang w:val="en-GB"/>
        </w:rPr>
        <w:t>backpropagation</w:t>
      </w:r>
      <w:r w:rsidR="005C1312">
        <w:rPr>
          <w:rStyle w:val="Voetnootmarkering"/>
          <w:rFonts w:cstheme="minorHAnsi"/>
          <w:lang w:val="en-GB"/>
        </w:rPr>
        <w:footnoteReference w:id="2"/>
      </w:r>
      <w:r w:rsidR="00B519F4" w:rsidRPr="00BA0AE1">
        <w:rPr>
          <w:rFonts w:cstheme="minorHAnsi"/>
          <w:lang w:val="en-GB"/>
        </w:rPr>
        <w:t xml:space="preserve"> </w:t>
      </w:r>
      <w:r w:rsidR="009126FB">
        <w:rPr>
          <w:rFonts w:cstheme="minorHAnsi"/>
          <w:lang w:val="en-GB"/>
        </w:rPr>
        <w:t xml:space="preserve">through the layers </w:t>
      </w:r>
      <w:r w:rsidR="00B519F4" w:rsidRPr="00BA0AE1">
        <w:rPr>
          <w:rFonts w:cstheme="minorHAnsi"/>
          <w:lang w:val="en-GB"/>
        </w:rPr>
        <w:t xml:space="preserve">was done and the model </w:t>
      </w:r>
      <w:commentRangeStart w:id="222"/>
      <w:r w:rsidR="00B519F4" w:rsidRPr="00BA0AE1">
        <w:rPr>
          <w:rFonts w:cstheme="minorHAnsi"/>
          <w:lang w:val="en-GB"/>
        </w:rPr>
        <w:t xml:space="preserve">was </w:t>
      </w:r>
      <w:commentRangeEnd w:id="222"/>
      <w:r w:rsidR="007E66EC">
        <w:rPr>
          <w:rStyle w:val="Verwijzingopmerking"/>
        </w:rPr>
        <w:commentReference w:id="222"/>
      </w:r>
      <w:r w:rsidR="00B519F4" w:rsidRPr="00BA0AE1">
        <w:rPr>
          <w:rFonts w:cstheme="minorHAnsi"/>
          <w:lang w:val="en-GB"/>
        </w:rPr>
        <w:t xml:space="preserve">updated according to the </w:t>
      </w:r>
      <w:commentRangeStart w:id="223"/>
      <w:r w:rsidR="00B519F4" w:rsidRPr="00BA0AE1">
        <w:rPr>
          <w:rFonts w:cstheme="minorHAnsi"/>
          <w:lang w:val="en-GB"/>
        </w:rPr>
        <w:t>parameters</w:t>
      </w:r>
      <w:commentRangeEnd w:id="223"/>
      <w:r w:rsidR="004B4F69">
        <w:rPr>
          <w:rStyle w:val="Verwijzingopmerking"/>
        </w:rPr>
        <w:commentReference w:id="223"/>
      </w:r>
      <w:r w:rsidR="00B519F4" w:rsidRPr="00BA0AE1">
        <w:rPr>
          <w:rFonts w:cstheme="minorHAnsi"/>
          <w:lang w:val="en-GB"/>
        </w:rPr>
        <w:t>.</w:t>
      </w:r>
    </w:p>
    <w:p w14:paraId="574FB551" w14:textId="18E38397" w:rsidR="00B519F4" w:rsidRPr="00B72675" w:rsidRDefault="00B519F4" w:rsidP="00B72675">
      <w:pPr>
        <w:pStyle w:val="Kop2"/>
        <w:rPr>
          <w:rFonts w:ascii="Arial" w:hAnsi="Arial" w:cstheme="minorHAnsi"/>
          <w:lang w:val="en-GB"/>
          <w:rPrChange w:id="224" w:author="Drunen, C.G. van (18062814)" w:date="2021-01-14T15:53:00Z">
            <w:rPr>
              <w:rFonts w:asciiTheme="minorHAnsi" w:hAnsiTheme="minorHAnsi" w:cstheme="minorHAnsi"/>
              <w:lang w:val="en-GB"/>
            </w:rPr>
          </w:rPrChange>
        </w:rPr>
      </w:pPr>
      <w:bookmarkStart w:id="225" w:name="_Toc60831413"/>
      <w:bookmarkStart w:id="226" w:name="_Toc60832496"/>
      <w:bookmarkStart w:id="227" w:name="_Toc60839484"/>
      <w:r w:rsidRPr="00257903">
        <w:rPr>
          <w:rFonts w:cstheme="majorHAnsi"/>
          <w:lang w:val="en-GB"/>
          <w:rPrChange w:id="228" w:author="Drunen, C.G. van (18062814)" w:date="2021-01-14T15:53:00Z">
            <w:rPr>
              <w:rFonts w:asciiTheme="minorHAnsi" w:hAnsiTheme="minorHAnsi" w:cstheme="minorHAnsi"/>
              <w:lang w:val="en-GB"/>
            </w:rPr>
          </w:rPrChange>
        </w:rPr>
        <w:t>Evaluation Metrics</w:t>
      </w:r>
      <w:bookmarkEnd w:id="225"/>
      <w:bookmarkEnd w:id="226"/>
      <w:bookmarkEnd w:id="227"/>
    </w:p>
    <w:p w14:paraId="48361C35" w14:textId="1B0A4406" w:rsidR="002F1EE4" w:rsidRDefault="00B519F4" w:rsidP="00B017D5">
      <w:pPr>
        <w:jc w:val="both"/>
        <w:rPr>
          <w:rFonts w:cstheme="minorHAnsi"/>
          <w:lang w:val="en-GB"/>
        </w:rPr>
      </w:pPr>
      <w:r w:rsidRPr="00BA0AE1">
        <w:rPr>
          <w:rFonts w:cstheme="minorHAnsi"/>
          <w:lang w:val="en-GB"/>
        </w:rPr>
        <w:t xml:space="preserve">In order to evaluate the performance of the models and </w:t>
      </w:r>
      <w:r w:rsidR="007E66EC">
        <w:rPr>
          <w:rFonts w:cstheme="minorHAnsi"/>
          <w:lang w:val="en-GB"/>
        </w:rPr>
        <w:t xml:space="preserve">to </w:t>
      </w:r>
      <w:r w:rsidRPr="00BA0AE1">
        <w:rPr>
          <w:rFonts w:cstheme="minorHAnsi"/>
          <w:lang w:val="en-GB"/>
        </w:rPr>
        <w:t xml:space="preserve">be able to compare them with each other </w:t>
      </w:r>
      <w:r w:rsidR="003A7DC2">
        <w:rPr>
          <w:rFonts w:cstheme="minorHAnsi"/>
          <w:lang w:val="en-GB"/>
        </w:rPr>
        <w:t>a range of metrics must</w:t>
      </w:r>
      <w:r w:rsidRPr="00BA0AE1">
        <w:rPr>
          <w:rFonts w:cstheme="minorHAnsi"/>
          <w:lang w:val="en-GB"/>
        </w:rPr>
        <w:t xml:space="preserve"> be selected</w:t>
      </w:r>
      <w:r w:rsidR="003A7DC2">
        <w:rPr>
          <w:rFonts w:cstheme="minorHAnsi"/>
          <w:lang w:val="en-GB"/>
        </w:rPr>
        <w:t xml:space="preserve">. </w:t>
      </w:r>
      <w:r w:rsidR="00D43517">
        <w:rPr>
          <w:rFonts w:cstheme="minorHAnsi"/>
          <w:lang w:val="en-GB"/>
        </w:rPr>
        <w:t>4</w:t>
      </w:r>
      <w:r w:rsidR="003C0C26">
        <w:rPr>
          <w:rFonts w:cstheme="minorHAnsi"/>
          <w:lang w:val="en-GB"/>
        </w:rPr>
        <w:t xml:space="preserve"> </w:t>
      </w:r>
      <w:r w:rsidR="00D43517">
        <w:rPr>
          <w:rFonts w:cstheme="minorHAnsi"/>
          <w:lang w:val="en-GB"/>
        </w:rPr>
        <w:t>E</w:t>
      </w:r>
      <w:r w:rsidR="003C0C26">
        <w:rPr>
          <w:rFonts w:cstheme="minorHAnsi"/>
          <w:lang w:val="en-GB"/>
        </w:rPr>
        <w:t>valuation metrics have been chosen</w:t>
      </w:r>
      <w:r w:rsidR="00422BB9">
        <w:rPr>
          <w:rFonts w:cstheme="minorHAnsi"/>
          <w:lang w:val="en-GB"/>
        </w:rPr>
        <w:t>. All show a different</w:t>
      </w:r>
      <w:r w:rsidR="00DF564C">
        <w:rPr>
          <w:rFonts w:cstheme="minorHAnsi"/>
          <w:lang w:val="en-GB"/>
        </w:rPr>
        <w:t xml:space="preserve"> </w:t>
      </w:r>
      <w:r w:rsidR="00D43517">
        <w:rPr>
          <w:rFonts w:cstheme="minorHAnsi"/>
          <w:lang w:val="en-GB"/>
        </w:rPr>
        <w:t>insight</w:t>
      </w:r>
      <w:r w:rsidR="00422BB9">
        <w:rPr>
          <w:rFonts w:cstheme="minorHAnsi"/>
          <w:lang w:val="en-GB"/>
        </w:rPr>
        <w:t xml:space="preserve"> in</w:t>
      </w:r>
      <w:r w:rsidR="00DF564C">
        <w:rPr>
          <w:rFonts w:cstheme="minorHAnsi"/>
          <w:lang w:val="en-GB"/>
        </w:rPr>
        <w:t>to</w:t>
      </w:r>
      <w:r w:rsidR="00422BB9">
        <w:rPr>
          <w:rFonts w:cstheme="minorHAnsi"/>
          <w:lang w:val="en-GB"/>
        </w:rPr>
        <w:t xml:space="preserve"> the </w:t>
      </w:r>
      <w:r w:rsidR="00D43517">
        <w:rPr>
          <w:rFonts w:cstheme="minorHAnsi"/>
          <w:lang w:val="en-GB"/>
        </w:rPr>
        <w:t>performance</w:t>
      </w:r>
      <w:r w:rsidR="00422BB9">
        <w:rPr>
          <w:rFonts w:cstheme="minorHAnsi"/>
          <w:lang w:val="en-GB"/>
        </w:rPr>
        <w:t>.</w:t>
      </w:r>
      <w:r w:rsidRPr="00BA0AE1">
        <w:rPr>
          <w:rFonts w:cstheme="minorHAnsi"/>
          <w:lang w:val="en-GB"/>
        </w:rPr>
        <w:t xml:space="preserve"> </w:t>
      </w:r>
      <w:commentRangeStart w:id="229"/>
      <w:r w:rsidRPr="00BA0AE1">
        <w:rPr>
          <w:rFonts w:cstheme="minorHAnsi"/>
          <w:lang w:val="en-GB"/>
        </w:rPr>
        <w:t xml:space="preserve">Below </w:t>
      </w:r>
      <w:r w:rsidR="00DF564C">
        <w:rPr>
          <w:rFonts w:cstheme="minorHAnsi"/>
          <w:lang w:val="en-GB"/>
        </w:rPr>
        <w:t>are all of</w:t>
      </w:r>
      <w:r w:rsidRPr="00BA0AE1">
        <w:rPr>
          <w:rFonts w:cstheme="minorHAnsi"/>
          <w:lang w:val="en-GB"/>
        </w:rPr>
        <w:t xml:space="preserve"> the </w:t>
      </w:r>
      <w:r w:rsidR="00D43517">
        <w:rPr>
          <w:rFonts w:cstheme="minorHAnsi"/>
          <w:lang w:val="en-GB"/>
        </w:rPr>
        <w:t>4</w:t>
      </w:r>
      <w:r w:rsidR="00D43517" w:rsidRPr="00BA0AE1">
        <w:rPr>
          <w:rFonts w:cstheme="minorHAnsi"/>
          <w:lang w:val="en-GB"/>
        </w:rPr>
        <w:t xml:space="preserve"> </w:t>
      </w:r>
      <w:r w:rsidR="00D83D22">
        <w:rPr>
          <w:rFonts w:cstheme="minorHAnsi"/>
          <w:lang w:val="en-GB"/>
        </w:rPr>
        <w:t>evaluation metrics</w:t>
      </w:r>
      <w:r w:rsidRPr="00BA0AE1">
        <w:rPr>
          <w:rFonts w:cstheme="minorHAnsi"/>
          <w:lang w:val="en-GB"/>
        </w:rPr>
        <w:t xml:space="preserve"> used to evaluate each of the models performanc</w:t>
      </w:r>
      <w:r w:rsidR="00EE58BF">
        <w:rPr>
          <w:rFonts w:cstheme="minorHAnsi"/>
          <w:lang w:val="en-GB"/>
        </w:rPr>
        <w:t>e</w:t>
      </w:r>
      <w:r w:rsidRPr="00BA0AE1">
        <w:rPr>
          <w:rFonts w:cstheme="minorHAnsi"/>
          <w:lang w:val="en-GB"/>
        </w:rPr>
        <w:t xml:space="preserve">. </w:t>
      </w:r>
      <w:commentRangeEnd w:id="229"/>
      <w:r w:rsidR="00CC09AA" w:rsidRPr="00BA0AE1">
        <w:rPr>
          <w:rStyle w:val="Verwijzingopmerking"/>
          <w:rFonts w:cstheme="minorHAnsi"/>
        </w:rPr>
        <w:commentReference w:id="229"/>
      </w:r>
    </w:p>
    <w:p w14:paraId="1A31FEC8" w14:textId="2AE40299" w:rsidR="0085574C" w:rsidRDefault="00102BC6" w:rsidP="00102BC6">
      <w:pPr>
        <w:jc w:val="both"/>
        <w:rPr>
          <w:rFonts w:cstheme="minorHAnsi"/>
          <w:lang w:val="en-GB"/>
        </w:rPr>
      </w:pPr>
      <w:r w:rsidRPr="00BA0AE1">
        <w:rPr>
          <w:rFonts w:cstheme="minorHAnsi"/>
          <w:lang w:val="en-GB"/>
        </w:rPr>
        <w:t xml:space="preserve">The </w:t>
      </w:r>
      <w:r>
        <w:rPr>
          <w:rFonts w:cstheme="minorHAnsi"/>
          <w:lang w:val="en-GB"/>
        </w:rPr>
        <w:t>M</w:t>
      </w:r>
      <w:r w:rsidRPr="00BA0AE1">
        <w:rPr>
          <w:rFonts w:cstheme="minorHAnsi"/>
          <w:lang w:val="en-GB"/>
        </w:rPr>
        <w:t>ean </w:t>
      </w:r>
      <w:r>
        <w:rPr>
          <w:rFonts w:cstheme="minorHAnsi"/>
          <w:lang w:val="en-GB"/>
        </w:rPr>
        <w:t>A</w:t>
      </w:r>
      <w:r w:rsidRPr="00BA0AE1">
        <w:rPr>
          <w:rFonts w:cstheme="minorHAnsi"/>
          <w:lang w:val="en-GB"/>
        </w:rPr>
        <w:t xml:space="preserve">bsolute </w:t>
      </w:r>
      <w:r>
        <w:rPr>
          <w:rFonts w:cstheme="minorHAnsi"/>
          <w:lang w:val="en-GB"/>
        </w:rPr>
        <w:t>E</w:t>
      </w:r>
      <w:r w:rsidRPr="00BA0AE1">
        <w:rPr>
          <w:rFonts w:cstheme="minorHAnsi"/>
          <w:lang w:val="en-GB"/>
        </w:rPr>
        <w:t>rror</w:t>
      </w:r>
      <w:r>
        <w:rPr>
          <w:rFonts w:cstheme="minorHAnsi"/>
          <w:lang w:val="en-GB"/>
        </w:rPr>
        <w:t xml:space="preserve">, for short </w:t>
      </w:r>
      <w:r w:rsidRPr="00BA0AE1">
        <w:rPr>
          <w:rFonts w:cstheme="minorHAnsi"/>
          <w:lang w:val="en-GB"/>
        </w:rPr>
        <w:t>MAE</w:t>
      </w:r>
      <w:r>
        <w:rPr>
          <w:rFonts w:cstheme="minorHAnsi"/>
          <w:lang w:val="en-GB"/>
        </w:rPr>
        <w:t>,</w:t>
      </w:r>
      <w:r w:rsidRPr="00BA0AE1">
        <w:rPr>
          <w:rFonts w:cstheme="minorHAnsi"/>
          <w:lang w:val="en-GB"/>
        </w:rPr>
        <w:t xml:space="preserve"> is the most basic form of errors. This measures the average between the absolute difference between the target and the model output. The lower the value the better. </w:t>
      </w:r>
      <w:r w:rsidR="00DF0667" w:rsidRPr="00BA0AE1">
        <w:rPr>
          <w:rFonts w:cstheme="minorHAnsi"/>
          <w:lang w:val="en-GB"/>
        </w:rPr>
        <w:t xml:space="preserve">The MAE is the most relatable to the data, due to the same dimensions of input and </w:t>
      </w:r>
      <w:r w:rsidR="00045974">
        <w:rPr>
          <w:rFonts w:cstheme="minorHAnsi"/>
          <w:lang w:val="en-GB"/>
        </w:rPr>
        <w:t xml:space="preserve">evaluation </w:t>
      </w:r>
      <w:r w:rsidR="0085574C">
        <w:rPr>
          <w:rFonts w:cstheme="minorHAnsi"/>
          <w:lang w:val="en-GB"/>
        </w:rPr>
        <w:t>metric</w:t>
      </w:r>
      <w:r w:rsidR="00DF0667" w:rsidRPr="00BA0AE1">
        <w:rPr>
          <w:rFonts w:cstheme="minorHAnsi"/>
          <w:lang w:val="en-GB"/>
        </w:rPr>
        <w:t>.</w:t>
      </w:r>
      <w:r w:rsidR="00DF0667">
        <w:rPr>
          <w:rFonts w:cstheme="minorHAnsi"/>
          <w:lang w:val="en-GB"/>
        </w:rPr>
        <w:t xml:space="preserve"> Formula </w:t>
      </w:r>
      <w:r w:rsidR="005705BD">
        <w:rPr>
          <w:rFonts w:cstheme="minorHAnsi"/>
          <w:lang w:val="en-GB"/>
        </w:rPr>
        <w:t>2</w:t>
      </w:r>
      <w:r w:rsidR="00DF0667">
        <w:rPr>
          <w:rFonts w:cstheme="minorHAnsi"/>
          <w:lang w:val="en-GB"/>
        </w:rPr>
        <w:t>a shows the calculation.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612"/>
      </w:tblGrid>
      <w:tr w:rsidR="00102BC6" w14:paraId="452E3ADD" w14:textId="77777777" w:rsidTr="00DF0667">
        <w:trPr>
          <w:trHeight w:val="701"/>
        </w:trPr>
        <w:tc>
          <w:tcPr>
            <w:tcW w:w="8275" w:type="dxa"/>
          </w:tcPr>
          <w:p w14:paraId="536E459D" w14:textId="7AC91E81" w:rsidR="00102BC6" w:rsidRDefault="00631CD6" w:rsidP="002F189E">
            <w:pPr>
              <w:jc w:val="both"/>
              <w:rPr>
                <w:rFonts w:cstheme="minorHAnsi"/>
              </w:rPr>
            </w:pPr>
            <m:oMathPara>
              <m:oMath>
                <m:r>
                  <w:rPr>
                    <w:rFonts w:ascii="Cambria Math" w:hAnsi="Cambria Math" w:cstheme="minorHAnsi"/>
                  </w:rPr>
                  <m:t>MAE=</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subHide m:val="1"/>
                    <m:supHide m:val="1"/>
                    <m:ctrlPr>
                      <w:rPr>
                        <w:rFonts w:ascii="Cambria Math" w:hAnsi="Cambria Math" w:cstheme="minorHAnsi"/>
                        <w:i/>
                      </w:rPr>
                    </m:ctrlPr>
                  </m:naryPr>
                  <m:sub/>
                  <m:sup/>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ref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pred</m:t>
                            </m:r>
                          </m:sub>
                        </m:sSub>
                      </m:e>
                    </m:d>
                  </m:e>
                </m:nary>
              </m:oMath>
            </m:oMathPara>
          </w:p>
        </w:tc>
        <w:tc>
          <w:tcPr>
            <w:tcW w:w="741" w:type="dxa"/>
          </w:tcPr>
          <w:p w14:paraId="48717F52" w14:textId="084476C9" w:rsidR="00102BC6" w:rsidRDefault="00102BC6" w:rsidP="002F189E">
            <w:pPr>
              <w:jc w:val="both"/>
              <w:rPr>
                <w:rFonts w:cstheme="minorHAnsi"/>
              </w:rPr>
            </w:pPr>
            <w:r>
              <w:rPr>
                <w:rFonts w:cstheme="minorHAnsi"/>
              </w:rPr>
              <w:t>[</w:t>
            </w:r>
            <w:r w:rsidR="00AB6BAC">
              <w:rPr>
                <w:rFonts w:cstheme="minorHAnsi"/>
              </w:rPr>
              <w:t>2</w:t>
            </w:r>
            <w:r w:rsidR="00DF0667">
              <w:rPr>
                <w:rFonts w:cstheme="minorHAnsi"/>
              </w:rPr>
              <w:t>a</w:t>
            </w:r>
            <w:r>
              <w:rPr>
                <w:rFonts w:cstheme="minorHAnsi"/>
              </w:rPr>
              <w:t>]</w:t>
            </w:r>
          </w:p>
        </w:tc>
      </w:tr>
    </w:tbl>
    <w:p w14:paraId="53BD4800" w14:textId="00B17FA5" w:rsidR="00A70BD0" w:rsidRPr="00A70BD0" w:rsidRDefault="00A70BD0" w:rsidP="0055454E">
      <w:pPr>
        <w:pStyle w:val="Bijschrift"/>
        <w:framePr w:w="3096" w:hSpace="141" w:wrap="around" w:vAnchor="page" w:hAnchor="page" w:x="7345" w:y="13547"/>
        <w:rPr>
          <w:lang w:val="en-GB"/>
        </w:rPr>
      </w:pPr>
      <w:r w:rsidRPr="00A70BD0">
        <w:rPr>
          <w:lang w:val="en-GB"/>
        </w:rPr>
        <w:t xml:space="preserve">Table </w:t>
      </w:r>
      <w:r>
        <w:fldChar w:fldCharType="begin"/>
      </w:r>
      <w:r w:rsidRPr="00A70BD0">
        <w:rPr>
          <w:lang w:val="en-GB"/>
        </w:rPr>
        <w:instrText xml:space="preserve"> SEQ Table \* ARABIC </w:instrText>
      </w:r>
      <w:r>
        <w:fldChar w:fldCharType="separate"/>
      </w:r>
      <w:r w:rsidR="00D2796E">
        <w:rPr>
          <w:noProof/>
          <w:lang w:val="en-GB"/>
        </w:rPr>
        <w:t>1</w:t>
      </w:r>
      <w:r>
        <w:fldChar w:fldCharType="end"/>
      </w:r>
      <w:r w:rsidRPr="00A70BD0">
        <w:rPr>
          <w:lang w:val="en-GB"/>
        </w:rPr>
        <w:t>: Relevant hyper</w:t>
      </w:r>
      <w:r>
        <w:rPr>
          <w:lang w:val="en-GB"/>
        </w:rPr>
        <w:t xml:space="preserve"> </w:t>
      </w:r>
      <w:r w:rsidRPr="00A70BD0">
        <w:rPr>
          <w:lang w:val="en-GB"/>
        </w:rPr>
        <w:t>parameters chosen per model</w:t>
      </w:r>
      <w:r>
        <w:rPr>
          <w:lang w:val="en-GB"/>
        </w:rPr>
        <w:t>.</w:t>
      </w:r>
    </w:p>
    <w:p w14:paraId="1DFF269B" w14:textId="3DDBFF66" w:rsidR="00474DAC" w:rsidRPr="00215810" w:rsidRDefault="00102BC6" w:rsidP="00215810">
      <w:pPr>
        <w:jc w:val="both"/>
        <w:rPr>
          <w:rFonts w:eastAsiaTheme="minorEastAsia" w:cstheme="minorHAnsi"/>
          <w:lang w:val="en-US"/>
        </w:rPr>
      </w:pPr>
      <w:r w:rsidRPr="00E36926">
        <w:rPr>
          <w:rFonts w:cstheme="minorHAnsi"/>
          <w:iCs/>
          <w:lang w:val="en-US"/>
        </w:rPr>
        <w:t xml:space="preserve">Wherein </w:t>
      </w:r>
      <m:oMath>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ref</m:t>
            </m:r>
          </m:sub>
        </m:sSub>
      </m:oMath>
      <w:r w:rsidRPr="00E36926">
        <w:rPr>
          <w:rFonts w:eastAsiaTheme="minorEastAsia" w:cstheme="minorHAnsi"/>
          <w:lang w:val="en-US"/>
        </w:rPr>
        <w:t xml:space="preserve"> is the</w:t>
      </w:r>
      <w:r>
        <w:rPr>
          <w:rFonts w:eastAsiaTheme="minorEastAsia" w:cstheme="minorHAnsi"/>
          <w:lang w:val="en-US"/>
        </w:rPr>
        <w:t xml:space="preserve"> expected outcome (target), </w:t>
      </w:r>
      <m:oMath>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pred</m:t>
            </m:r>
          </m:sub>
        </m:sSub>
      </m:oMath>
      <w:r>
        <w:rPr>
          <w:rFonts w:eastAsiaTheme="minorEastAsia" w:cstheme="minorHAnsi"/>
          <w:lang w:val="en-US"/>
        </w:rPr>
        <w:t xml:space="preserve"> is the value that the model predicts</w:t>
      </w:r>
      <w:r w:rsidR="00DF0667">
        <w:rPr>
          <w:rFonts w:eastAsiaTheme="minorEastAsia" w:cstheme="minorHAnsi"/>
          <w:lang w:val="en-US"/>
        </w:rPr>
        <w:t xml:space="preserve"> and </w:t>
      </w:r>
      <w:r w:rsidR="00DF0667">
        <w:rPr>
          <w:rFonts w:cstheme="minorHAnsi"/>
          <w:iCs/>
          <w:lang w:val="en-GB"/>
        </w:rPr>
        <w:t xml:space="preserve"> </w:t>
      </w:r>
      <m:oMath>
        <m:r>
          <w:rPr>
            <w:rFonts w:ascii="Cambria Math" w:hAnsi="Cambria Math" w:cstheme="minorHAnsi"/>
            <w:lang w:val="en-US"/>
          </w:rPr>
          <m:t>N</m:t>
        </m:r>
      </m:oMath>
      <w:r w:rsidR="00DF0667">
        <w:rPr>
          <w:rFonts w:eastAsiaTheme="minorEastAsia" w:cstheme="minorHAnsi"/>
          <w:lang w:val="en-US"/>
        </w:rPr>
        <w:t xml:space="preserve"> is the amount of datapoints in </w:t>
      </w:r>
      <m:oMath>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pred</m:t>
            </m:r>
          </m:sub>
        </m:sSub>
      </m:oMath>
      <w:r w:rsidR="00DF0667">
        <w:rPr>
          <w:rFonts w:eastAsiaTheme="minorEastAsia" w:cstheme="minorHAnsi"/>
          <w:lang w:val="en-US"/>
        </w:rPr>
        <w:t xml:space="preserve"> or </w:t>
      </w:r>
      <m:oMath>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ref</m:t>
            </m:r>
          </m:sub>
        </m:sSub>
      </m:oMath>
      <w:r w:rsidR="00DF0667">
        <w:rPr>
          <w:rFonts w:eastAsiaTheme="minorEastAsia" w:cstheme="minorHAnsi"/>
          <w:lang w:val="en-US"/>
        </w:rPr>
        <w:t xml:space="preserve"> series.</w:t>
      </w:r>
      <w:r w:rsidR="00474DAC">
        <w:rPr>
          <w:rFonts w:cstheme="minorHAnsi"/>
          <w:lang w:val="en-GB"/>
        </w:rPr>
        <w:br w:type="page"/>
      </w:r>
    </w:p>
    <w:p w14:paraId="5C64712F" w14:textId="77777777" w:rsidR="00CD3CD4" w:rsidRDefault="00FB56B7" w:rsidP="00B017D5">
      <w:pPr>
        <w:jc w:val="both"/>
        <w:rPr>
          <w:rFonts w:cstheme="minorHAnsi"/>
          <w:lang w:val="en-GB"/>
        </w:rPr>
      </w:pPr>
      <w:r>
        <w:rPr>
          <w:rFonts w:cstheme="minorHAnsi"/>
          <w:noProof/>
          <w:lang w:eastAsia="nl-NL"/>
        </w:rPr>
        <w:lastRenderedPageBreak/>
        <mc:AlternateContent>
          <mc:Choice Requires="wps">
            <w:drawing>
              <wp:anchor distT="0" distB="0" distL="114300" distR="114300" simplePos="0" relativeHeight="251658241" behindDoc="0" locked="0" layoutInCell="1" allowOverlap="1" wp14:anchorId="19CD9190" wp14:editId="744D31DB">
                <wp:simplePos x="0" y="0"/>
                <wp:positionH relativeFrom="column">
                  <wp:posOffset>54610</wp:posOffset>
                </wp:positionH>
                <wp:positionV relativeFrom="paragraph">
                  <wp:posOffset>2464336</wp:posOffset>
                </wp:positionV>
                <wp:extent cx="5709285" cy="405765"/>
                <wp:effectExtent l="0" t="0" r="5715" b="0"/>
                <wp:wrapTopAndBottom/>
                <wp:docPr id="3" name="Tekstvak 3"/>
                <wp:cNvGraphicFramePr/>
                <a:graphic xmlns:a="http://schemas.openxmlformats.org/drawingml/2006/main">
                  <a:graphicData uri="http://schemas.microsoft.com/office/word/2010/wordprocessingShape">
                    <wps:wsp>
                      <wps:cNvSpPr txBox="1"/>
                      <wps:spPr>
                        <a:xfrm>
                          <a:off x="0" y="0"/>
                          <a:ext cx="5709285" cy="405765"/>
                        </a:xfrm>
                        <a:prstGeom prst="rect">
                          <a:avLst/>
                        </a:prstGeom>
                        <a:solidFill>
                          <a:prstClr val="white"/>
                        </a:solidFill>
                        <a:ln>
                          <a:noFill/>
                        </a:ln>
                      </wps:spPr>
                      <wps:txbx>
                        <w:txbxContent>
                          <w:p w14:paraId="6D142B99" w14:textId="46A44C27" w:rsidR="008855D3" w:rsidRPr="008855D3" w:rsidRDefault="00345B65" w:rsidP="007A39CB">
                            <w:pPr>
                              <w:pStyle w:val="Bijschrift"/>
                              <w:rPr>
                                <w:lang w:val="en-GB"/>
                              </w:rPr>
                            </w:pPr>
                            <w:r w:rsidRPr="008855D3">
                              <w:rPr>
                                <w:lang w:val="en-GB"/>
                              </w:rPr>
                              <w:t>Figure</w:t>
                            </w:r>
                            <w:r w:rsidR="008855D3" w:rsidRPr="008855D3">
                              <w:rPr>
                                <w:lang w:val="en-GB"/>
                              </w:rPr>
                              <w:t xml:space="preserve"> </w:t>
                            </w:r>
                            <w:r w:rsidR="008855D3">
                              <w:fldChar w:fldCharType="begin"/>
                            </w:r>
                            <w:r w:rsidR="008855D3" w:rsidRPr="008855D3">
                              <w:rPr>
                                <w:lang w:val="en-GB"/>
                              </w:rPr>
                              <w:instrText xml:space="preserve"> SEQ Figuur \* ARABIC </w:instrText>
                            </w:r>
                            <w:r w:rsidR="008855D3">
                              <w:fldChar w:fldCharType="separate"/>
                            </w:r>
                            <w:r w:rsidR="00D2796E">
                              <w:rPr>
                                <w:noProof/>
                                <w:lang w:val="en-GB"/>
                              </w:rPr>
                              <w:t>2</w:t>
                            </w:r>
                            <w:r w:rsidR="008855D3">
                              <w:fldChar w:fldCharType="end"/>
                            </w:r>
                            <w:r w:rsidR="008855D3" w:rsidRPr="008855D3">
                              <w:rPr>
                                <w:lang w:val="en-GB"/>
                              </w:rPr>
                              <w:t>: The solar energy production over the course of a whole year</w:t>
                            </w:r>
                            <w:r w:rsidR="008855D3">
                              <w:rPr>
                                <w:lang w:val="en-GB"/>
                              </w:rPr>
                              <w:t xml:space="preserve"> (2019)</w:t>
                            </w:r>
                            <w:r w:rsidR="008855D3" w:rsidRPr="008855D3">
                              <w:rPr>
                                <w:lang w:val="en-GB"/>
                              </w:rPr>
                              <w:t xml:space="preserve"> from one of the NZEBs split up in 3 parts; blue: training data</w:t>
                            </w:r>
                            <w:r w:rsidR="008855D3">
                              <w:rPr>
                                <w:lang w:val="en-GB"/>
                              </w:rPr>
                              <w:t xml:space="preserve"> (8 months)</w:t>
                            </w:r>
                            <w:r w:rsidR="008855D3" w:rsidRPr="008855D3">
                              <w:rPr>
                                <w:lang w:val="en-GB"/>
                              </w:rPr>
                              <w:t>, green: validation data</w:t>
                            </w:r>
                            <w:r w:rsidR="008855D3">
                              <w:rPr>
                                <w:lang w:val="en-GB"/>
                              </w:rPr>
                              <w:t xml:space="preserve"> (</w:t>
                            </w:r>
                            <w:r w:rsidR="000767D3">
                              <w:rPr>
                                <w:lang w:val="en-GB"/>
                              </w:rPr>
                              <w:t>3</w:t>
                            </w:r>
                            <w:r w:rsidR="008855D3">
                              <w:rPr>
                                <w:lang w:val="en-GB"/>
                              </w:rPr>
                              <w:t xml:space="preserve"> months)</w:t>
                            </w:r>
                            <w:r w:rsidR="008855D3" w:rsidRPr="008855D3">
                              <w:rPr>
                                <w:lang w:val="en-GB"/>
                              </w:rPr>
                              <w:t>, red: testing</w:t>
                            </w:r>
                            <w:r w:rsidR="008855D3">
                              <w:rPr>
                                <w:lang w:val="en-GB"/>
                              </w:rPr>
                              <w:t xml:space="preserve"> data (1 month)</w:t>
                            </w:r>
                            <w:r w:rsidR="008855D3" w:rsidRPr="008855D3">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D9190" id="Tekstvak 3" o:spid="_x0000_s1027" type="#_x0000_t202" style="position:absolute;left:0;text-align:left;margin-left:4.3pt;margin-top:194.05pt;width:449.55pt;height:31.9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" stroked="f">
                <v:textbox style="mso-fit-shape-to-text:t" inset="0,0,0,0">
                  <w:txbxContent>
                    <w:p w14:paraId="6D142B99" w14:textId="46A44C27" w:rsidR="008855D3" w:rsidRPr="008855D3" w:rsidRDefault="00345B65" w:rsidP="007A39CB">
                      <w:pPr>
                        <w:pStyle w:val="Bijschrift"/>
                        <w:rPr>
                          <w:lang w:val="en-GB"/>
                        </w:rPr>
                      </w:pPr>
                      <w:r w:rsidRPr="008855D3">
                        <w:rPr>
                          <w:lang w:val="en-GB"/>
                        </w:rPr>
                        <w:t>Figure</w:t>
                      </w:r>
                      <w:r w:rsidR="008855D3" w:rsidRPr="008855D3">
                        <w:rPr>
                          <w:lang w:val="en-GB"/>
                        </w:rPr>
                        <w:t xml:space="preserve"> </w:t>
                      </w:r>
                      <w:r w:rsidR="008855D3">
                        <w:fldChar w:fldCharType="begin"/>
                      </w:r>
                      <w:r w:rsidR="008855D3" w:rsidRPr="008855D3">
                        <w:rPr>
                          <w:lang w:val="en-GB"/>
                        </w:rPr>
                        <w:instrText xml:space="preserve"> SEQ Figuur \* ARABIC </w:instrText>
                      </w:r>
                      <w:r w:rsidR="008855D3">
                        <w:fldChar w:fldCharType="separate"/>
                      </w:r>
                      <w:r w:rsidR="00D2796E">
                        <w:rPr>
                          <w:noProof/>
                          <w:lang w:val="en-GB"/>
                        </w:rPr>
                        <w:t>2</w:t>
                      </w:r>
                      <w:r w:rsidR="008855D3">
                        <w:fldChar w:fldCharType="end"/>
                      </w:r>
                      <w:r w:rsidR="008855D3" w:rsidRPr="008855D3">
                        <w:rPr>
                          <w:lang w:val="en-GB"/>
                        </w:rPr>
                        <w:t>: The solar energy production over the course of a whole year</w:t>
                      </w:r>
                      <w:r w:rsidR="008855D3">
                        <w:rPr>
                          <w:lang w:val="en-GB"/>
                        </w:rPr>
                        <w:t xml:space="preserve"> (2019)</w:t>
                      </w:r>
                      <w:r w:rsidR="008855D3" w:rsidRPr="008855D3">
                        <w:rPr>
                          <w:lang w:val="en-GB"/>
                        </w:rPr>
                        <w:t xml:space="preserve"> from one of the NZEBs split up in 3 parts; blue: training data</w:t>
                      </w:r>
                      <w:r w:rsidR="008855D3">
                        <w:rPr>
                          <w:lang w:val="en-GB"/>
                        </w:rPr>
                        <w:t xml:space="preserve"> (8 months)</w:t>
                      </w:r>
                      <w:r w:rsidR="008855D3" w:rsidRPr="008855D3">
                        <w:rPr>
                          <w:lang w:val="en-GB"/>
                        </w:rPr>
                        <w:t>, green: validation data</w:t>
                      </w:r>
                      <w:r w:rsidR="008855D3">
                        <w:rPr>
                          <w:lang w:val="en-GB"/>
                        </w:rPr>
                        <w:t xml:space="preserve"> (</w:t>
                      </w:r>
                      <w:r w:rsidR="000767D3">
                        <w:rPr>
                          <w:lang w:val="en-GB"/>
                        </w:rPr>
                        <w:t>3</w:t>
                      </w:r>
                      <w:r w:rsidR="008855D3">
                        <w:rPr>
                          <w:lang w:val="en-GB"/>
                        </w:rPr>
                        <w:t xml:space="preserve"> months)</w:t>
                      </w:r>
                      <w:r w:rsidR="008855D3" w:rsidRPr="008855D3">
                        <w:rPr>
                          <w:lang w:val="en-GB"/>
                        </w:rPr>
                        <w:t>, red: testing</w:t>
                      </w:r>
                      <w:r w:rsidR="008855D3">
                        <w:rPr>
                          <w:lang w:val="en-GB"/>
                        </w:rPr>
                        <w:t xml:space="preserve"> data (1 month)</w:t>
                      </w:r>
                      <w:r w:rsidR="008855D3" w:rsidRPr="008855D3">
                        <w:rPr>
                          <w:lang w:val="en-GB"/>
                        </w:rPr>
                        <w:t>.</w:t>
                      </w:r>
                    </w:p>
                  </w:txbxContent>
                </v:textbox>
                <w10:wrap type="topAndBottom"/>
              </v:shape>
            </w:pict>
          </mc:Fallback>
        </mc:AlternateContent>
      </w:r>
      <w:r>
        <w:rPr>
          <w:rFonts w:cstheme="minorHAnsi"/>
          <w:noProof/>
          <w:lang w:eastAsia="nl-NL"/>
        </w:rPr>
        <w:drawing>
          <wp:anchor distT="0" distB="0" distL="114300" distR="114300" simplePos="0" relativeHeight="251658240" behindDoc="0" locked="0" layoutInCell="1" allowOverlap="1" wp14:anchorId="1D0CF838" wp14:editId="5F8A8297">
            <wp:simplePos x="0" y="0"/>
            <wp:positionH relativeFrom="column">
              <wp:posOffset>65026</wp:posOffset>
            </wp:positionH>
            <wp:positionV relativeFrom="paragraph">
              <wp:posOffset>231</wp:posOffset>
            </wp:positionV>
            <wp:extent cx="5728335" cy="2505710"/>
            <wp:effectExtent l="0" t="0" r="5715"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8335" cy="2505710"/>
                    </a:xfrm>
                    <a:prstGeom prst="rect">
                      <a:avLst/>
                    </a:prstGeom>
                  </pic:spPr>
                </pic:pic>
              </a:graphicData>
            </a:graphic>
          </wp:anchor>
        </w:drawing>
      </w:r>
      <w:r w:rsidR="00A577F9">
        <w:rPr>
          <w:rFonts w:cstheme="minorHAnsi"/>
          <w:lang w:val="en-GB"/>
        </w:rPr>
        <w:t xml:space="preserve">The Mean Squared Error (MSE) is the most widely adopted </w:t>
      </w:r>
      <w:r w:rsidR="00E66130">
        <w:rPr>
          <w:rFonts w:cstheme="minorHAnsi"/>
          <w:lang w:val="en-GB"/>
        </w:rPr>
        <w:t xml:space="preserve">evaluation metric </w:t>
      </w:r>
      <w:sdt>
        <w:sdtPr>
          <w:rPr>
            <w:rFonts w:cstheme="minorHAnsi"/>
            <w:lang w:val="en-GB"/>
          </w:rPr>
          <w:id w:val="-215128355"/>
          <w:citation/>
        </w:sdtPr>
        <w:sdtEndPr/>
        <w:sdtContent>
          <w:r w:rsidR="00E66130">
            <w:rPr>
              <w:rFonts w:cstheme="minorHAnsi"/>
              <w:lang w:val="en-GB"/>
            </w:rPr>
            <w:fldChar w:fldCharType="begin"/>
          </w:r>
          <w:r w:rsidR="00E66130">
            <w:rPr>
              <w:rFonts w:cstheme="minorHAnsi"/>
              <w:lang w:val="en-US"/>
            </w:rPr>
            <w:instrText xml:space="preserve"> CITATION Kan19 \l 1033 </w:instrText>
          </w:r>
          <w:r w:rsidR="00E66130">
            <w:rPr>
              <w:rFonts w:cstheme="minorHAnsi"/>
              <w:lang w:val="en-GB"/>
            </w:rPr>
            <w:fldChar w:fldCharType="separate"/>
          </w:r>
          <w:r w:rsidR="00525BFC">
            <w:rPr>
              <w:rFonts w:cstheme="minorHAnsi"/>
              <w:noProof/>
              <w:lang w:val="en-US"/>
            </w:rPr>
            <w:t>(al K. X., 2019)</w:t>
          </w:r>
          <w:r w:rsidR="00E66130">
            <w:rPr>
              <w:rFonts w:cstheme="minorHAnsi"/>
              <w:lang w:val="en-GB"/>
            </w:rPr>
            <w:fldChar w:fldCharType="end"/>
          </w:r>
        </w:sdtContent>
      </w:sdt>
      <w:r w:rsidR="00E66130">
        <w:rPr>
          <w:rFonts w:cstheme="minorHAnsi"/>
          <w:lang w:val="en-GB"/>
        </w:rPr>
        <w:t>. The</w:t>
      </w:r>
      <w:r w:rsidR="00B13BA3">
        <w:rPr>
          <w:rFonts w:cstheme="minorHAnsi"/>
          <w:lang w:val="en-GB"/>
        </w:rPr>
        <w:t xml:space="preserve"> value incorporates both the variance and the </w:t>
      </w:r>
      <w:r w:rsidR="00E11D80">
        <w:rPr>
          <w:rFonts w:cstheme="minorHAnsi"/>
          <w:lang w:val="en-GB"/>
        </w:rPr>
        <w:t xml:space="preserve">bias. The lower the value the </w:t>
      </w:r>
    </w:p>
    <w:p w14:paraId="4AEE60C4" w14:textId="6CB344A8" w:rsidR="00B519F4" w:rsidRPr="00A577F9" w:rsidRDefault="00E11D80" w:rsidP="00474DAC">
      <w:pPr>
        <w:rPr>
          <w:rFonts w:cstheme="minorHAnsi"/>
          <w:lang w:val="en-GB"/>
        </w:rPr>
      </w:pPr>
      <w:r>
        <w:rPr>
          <w:rFonts w:cstheme="minorHAnsi"/>
          <w:lang w:val="en-GB"/>
        </w:rPr>
        <w:t xml:space="preserve">better the model is. </w:t>
      </w:r>
      <w:r w:rsidR="00653709">
        <w:rPr>
          <w:rFonts w:cstheme="minorHAnsi"/>
          <w:lang w:val="en-GB"/>
        </w:rPr>
        <w:t xml:space="preserve">Formula </w:t>
      </w:r>
      <w:r w:rsidR="005705BD">
        <w:rPr>
          <w:rFonts w:cstheme="minorHAnsi"/>
          <w:lang w:val="en-GB"/>
        </w:rPr>
        <w:t>2</w:t>
      </w:r>
      <w:r w:rsidR="00653709">
        <w:rPr>
          <w:rFonts w:cstheme="minorHAnsi"/>
          <w:lang w:val="en-GB"/>
        </w:rPr>
        <w:t>b shows how the value is calculated.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597"/>
      </w:tblGrid>
      <w:tr w:rsidR="009F6061" w14:paraId="45BFA143" w14:textId="77777777" w:rsidTr="00653709">
        <w:trPr>
          <w:trHeight w:val="701"/>
        </w:trPr>
        <w:tc>
          <w:tcPr>
            <w:tcW w:w="8275" w:type="dxa"/>
          </w:tcPr>
          <w:p w14:paraId="329D1DE2" w14:textId="4BA4552B" w:rsidR="009F6061" w:rsidRDefault="00631CD6" w:rsidP="002F189E">
            <w:pPr>
              <w:jc w:val="both"/>
              <w:rPr>
                <w:rFonts w:cstheme="minorHAnsi"/>
              </w:rPr>
            </w:pPr>
            <m:oMathPara>
              <m:oMath>
                <m:r>
                  <w:rPr>
                    <w:rFonts w:ascii="Cambria Math" w:hAnsi="Cambria Math" w:cstheme="minorHAnsi"/>
                  </w:rPr>
                  <m:t>MSE=</m:t>
                </m:r>
                <m:nary>
                  <m:naryPr>
                    <m:chr m:val="∑"/>
                    <m:limLoc m:val="undOvr"/>
                    <m:subHide m:val="1"/>
                    <m:supHide m:val="1"/>
                    <m:ctrlPr>
                      <w:rPr>
                        <w:rFonts w:ascii="Cambria Math" w:hAnsi="Cambria Math" w:cstheme="minorHAnsi"/>
                        <w:i/>
                      </w:rPr>
                    </m:ctrlPr>
                  </m:naryPr>
                  <m:sub/>
                  <m:sup/>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pred</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ref</m:t>
                                </m:r>
                              </m:sub>
                            </m:sSub>
                            <m:r>
                              <w:rPr>
                                <w:rFonts w:ascii="Cambria Math" w:hAnsi="Cambria Math" w:cstheme="minorHAnsi"/>
                              </w:rPr>
                              <m:t>)</m:t>
                            </m:r>
                          </m:e>
                          <m:sup>
                            <m:r>
                              <w:rPr>
                                <w:rFonts w:ascii="Cambria Math" w:hAnsi="Cambria Math" w:cstheme="minorHAnsi"/>
                              </w:rPr>
                              <m:t>2</m:t>
                            </m:r>
                          </m:sup>
                        </m:sSup>
                      </m:num>
                      <m:den>
                        <m:r>
                          <w:rPr>
                            <w:rFonts w:ascii="Cambria Math" w:hAnsi="Cambria Math" w:cstheme="minorHAnsi"/>
                          </w:rPr>
                          <m:t>N</m:t>
                        </m:r>
                      </m:den>
                    </m:f>
                  </m:e>
                </m:nary>
              </m:oMath>
            </m:oMathPara>
          </w:p>
        </w:tc>
        <w:tc>
          <w:tcPr>
            <w:tcW w:w="741" w:type="dxa"/>
          </w:tcPr>
          <w:p w14:paraId="50902A9D" w14:textId="00A42243" w:rsidR="009F6061" w:rsidRDefault="009F6061" w:rsidP="002F189E">
            <w:pPr>
              <w:jc w:val="both"/>
              <w:rPr>
                <w:rFonts w:cstheme="minorHAnsi"/>
              </w:rPr>
            </w:pPr>
            <w:r>
              <w:rPr>
                <w:rFonts w:cstheme="minorHAnsi"/>
              </w:rPr>
              <w:t>[</w:t>
            </w:r>
            <w:r w:rsidR="00AB6BAC">
              <w:rPr>
                <w:rFonts w:cstheme="minorHAnsi"/>
              </w:rPr>
              <w:t>2</w:t>
            </w:r>
            <w:r>
              <w:rPr>
                <w:rFonts w:cstheme="minorHAnsi"/>
              </w:rPr>
              <w:t>b]</w:t>
            </w:r>
          </w:p>
        </w:tc>
      </w:tr>
    </w:tbl>
    <w:p w14:paraId="19F0D62B" w14:textId="1DCD32EA" w:rsidR="00E040BB" w:rsidRDefault="00B519F4" w:rsidP="00B017D5">
      <w:pPr>
        <w:jc w:val="both"/>
        <w:rPr>
          <w:rFonts w:cstheme="minorHAnsi"/>
          <w:lang w:val="en-US"/>
        </w:rPr>
      </w:pPr>
      <w:r w:rsidRPr="00BA0AE1">
        <w:rPr>
          <w:rFonts w:cstheme="minorHAnsi"/>
          <w:lang w:val="en-US"/>
        </w:rPr>
        <w:t>The mean absolute percentage error (MAPE) is the mean absolute error represented as a percentage.</w:t>
      </w:r>
      <w:r w:rsidR="002F1EE4">
        <w:rPr>
          <w:rFonts w:cstheme="minorHAnsi"/>
          <w:lang w:val="en-US"/>
        </w:rPr>
        <w:t xml:space="preserve"> </w:t>
      </w:r>
      <w:r w:rsidR="00515346">
        <w:rPr>
          <w:rFonts w:cstheme="minorHAnsi"/>
          <w:lang w:val="en-US"/>
        </w:rPr>
        <w:t xml:space="preserve">It can be interpreted </w:t>
      </w:r>
      <w:r w:rsidR="00E62999">
        <w:rPr>
          <w:rFonts w:cstheme="minorHAnsi"/>
          <w:lang w:val="en-US"/>
        </w:rPr>
        <w:t>very intuitively</w:t>
      </w:r>
      <w:r w:rsidR="00BE2C18">
        <w:rPr>
          <w:rFonts w:cstheme="minorHAnsi"/>
          <w:lang w:val="en-US"/>
        </w:rPr>
        <w:t xml:space="preserve"> due to the percentage. </w:t>
      </w:r>
      <w:r w:rsidR="002F1EE4">
        <w:rPr>
          <w:rFonts w:cstheme="minorHAnsi"/>
          <w:lang w:val="en-US"/>
        </w:rPr>
        <w:t xml:space="preserve">When the </w:t>
      </w:r>
      <w:r w:rsidR="00B75567">
        <w:rPr>
          <w:rFonts w:cstheme="minorHAnsi"/>
          <w:lang w:val="en-US"/>
        </w:rPr>
        <w:t>predictions</w:t>
      </w:r>
      <w:r w:rsidR="005423FA">
        <w:rPr>
          <w:rFont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ref</m:t>
            </m:r>
          </m:sub>
        </m:sSub>
      </m:oMath>
      <w:r w:rsidR="005423FA">
        <w:rPr>
          <w:rFonts w:eastAsiaTheme="minorEastAsia" w:cstheme="minorHAnsi"/>
          <w:lang w:val="en-US"/>
        </w:rPr>
        <w:t>, has small numbers th</w:t>
      </w:r>
      <w:r w:rsidR="00AF3FD8">
        <w:rPr>
          <w:rFonts w:eastAsiaTheme="minorEastAsia" w:cstheme="minorHAnsi"/>
          <w:lang w:val="en-US"/>
        </w:rPr>
        <w:t>is metric can be</w:t>
      </w:r>
      <w:r w:rsidR="005B36AF">
        <w:rPr>
          <w:rFonts w:eastAsiaTheme="minorEastAsia" w:cstheme="minorHAnsi"/>
          <w:lang w:val="en-US"/>
        </w:rPr>
        <w:t xml:space="preserve"> rather</w:t>
      </w:r>
      <w:r w:rsidR="00AF3FD8">
        <w:rPr>
          <w:rFonts w:eastAsiaTheme="minorEastAsia" w:cstheme="minorHAnsi"/>
          <w:lang w:val="en-US"/>
        </w:rPr>
        <w:t xml:space="preserve"> large</w:t>
      </w:r>
      <w:r w:rsidR="002F1EE4" w:rsidRPr="00BA0AE1">
        <w:rPr>
          <w:rFonts w:cstheme="minorHAnsi"/>
          <w:lang w:val="en-US"/>
        </w:rPr>
        <w:t>.</w:t>
      </w:r>
      <w:r w:rsidR="005B36AF">
        <w:rPr>
          <w:rFonts w:cstheme="minorHAnsi"/>
          <w:lang w:val="en-US"/>
        </w:rPr>
        <w:t xml:space="preserve"> </w:t>
      </w:r>
      <w:r w:rsidR="004A59D6">
        <w:rPr>
          <w:rFonts w:cstheme="minorHAnsi"/>
          <w:lang w:val="en-US"/>
        </w:rPr>
        <w:t xml:space="preserve">If the outcome is higher than </w:t>
      </w:r>
      <w:r w:rsidR="005B36C7">
        <w:rPr>
          <w:rFonts w:cstheme="minorHAnsi"/>
          <w:lang w:val="en-US"/>
        </w:rPr>
        <w:t xml:space="preserve">100% </w:t>
      </w:r>
      <w:r w:rsidR="004A59D6">
        <w:rPr>
          <w:rFonts w:cstheme="minorHAnsi"/>
          <w:lang w:val="en-US"/>
        </w:rPr>
        <w:t>it can</w:t>
      </w:r>
      <w:r w:rsidR="00B97620">
        <w:rPr>
          <w:rFonts w:cstheme="minorHAnsi"/>
          <w:lang w:val="en-US"/>
        </w:rPr>
        <w:t xml:space="preserve"> be decided to not use it.</w:t>
      </w:r>
      <w:r w:rsidR="002F1EE4" w:rsidRPr="00BA0AE1">
        <w:rPr>
          <w:rFonts w:cstheme="minorHAnsi"/>
          <w:lang w:val="en-US"/>
        </w:rPr>
        <w:t xml:space="preserve"> The lower the percentage the better.</w:t>
      </w:r>
      <w:r w:rsidR="00090D86">
        <w:rPr>
          <w:rFonts w:cstheme="minorHAnsi"/>
          <w:lang w:val="en-US"/>
        </w:rPr>
        <w:t xml:space="preserve"> Formula </w:t>
      </w:r>
      <w:r w:rsidR="005705BD">
        <w:rPr>
          <w:rFonts w:cstheme="minorHAnsi"/>
          <w:lang w:val="en-US"/>
        </w:rPr>
        <w:t>2</w:t>
      </w:r>
      <w:r w:rsidR="00090D86">
        <w:rPr>
          <w:rFonts w:cstheme="minorHAnsi"/>
          <w:lang w:val="en-US"/>
        </w:rPr>
        <w:t>c shows the calculation.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0"/>
        <w:gridCol w:w="588"/>
      </w:tblGrid>
      <w:tr w:rsidR="009F6061" w14:paraId="5283855B" w14:textId="77777777" w:rsidTr="00090D86">
        <w:trPr>
          <w:trHeight w:val="701"/>
        </w:trPr>
        <w:tc>
          <w:tcPr>
            <w:tcW w:w="8275" w:type="dxa"/>
          </w:tcPr>
          <w:p w14:paraId="407B8477" w14:textId="0D557B45" w:rsidR="009F6061" w:rsidRDefault="00631CD6" w:rsidP="002F189E">
            <w:pPr>
              <w:jc w:val="both"/>
              <w:rPr>
                <w:rFonts w:cstheme="minorHAnsi"/>
              </w:rPr>
            </w:pPr>
            <m:oMathPara>
              <m:oMath>
                <m:r>
                  <w:rPr>
                    <w:rFonts w:ascii="Cambria Math" w:hAnsi="Cambria Math" w:cstheme="minorHAnsi"/>
                  </w:rPr>
                  <m:t>MAPE=</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subHide m:val="1"/>
                    <m:supHide m:val="1"/>
                    <m:ctrlPr>
                      <w:rPr>
                        <w:rFonts w:ascii="Cambria Math" w:hAnsi="Cambria Math" w:cstheme="minorHAnsi"/>
                        <w:i/>
                      </w:rPr>
                    </m:ctrlPr>
                  </m:naryPr>
                  <m:sub/>
                  <m:sup/>
                  <m:e>
                    <m:f>
                      <m:fPr>
                        <m:ctrlPr>
                          <w:rPr>
                            <w:rFonts w:ascii="Cambria Math" w:hAnsi="Cambria Math" w:cstheme="minorHAnsi"/>
                            <w:i/>
                          </w:rPr>
                        </m:ctrlPr>
                      </m:fPr>
                      <m:num>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ref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pred</m:t>
                                </m:r>
                              </m:sub>
                            </m:sSub>
                          </m:e>
                        </m:d>
                      </m:num>
                      <m:den>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ref</m:t>
                            </m:r>
                          </m:sub>
                        </m:sSub>
                      </m:den>
                    </m:f>
                  </m:e>
                </m:nary>
              </m:oMath>
            </m:oMathPara>
          </w:p>
        </w:tc>
        <w:tc>
          <w:tcPr>
            <w:tcW w:w="741" w:type="dxa"/>
          </w:tcPr>
          <w:p w14:paraId="5D95AFBB" w14:textId="6426F84C" w:rsidR="009F6061" w:rsidRDefault="009F6061" w:rsidP="002F189E">
            <w:pPr>
              <w:jc w:val="both"/>
              <w:rPr>
                <w:rFonts w:cstheme="minorHAnsi"/>
              </w:rPr>
            </w:pPr>
            <w:r>
              <w:rPr>
                <w:rFonts w:cstheme="minorHAnsi"/>
              </w:rPr>
              <w:t>[</w:t>
            </w:r>
            <w:r w:rsidR="00AB6BAC">
              <w:rPr>
                <w:rFonts w:cstheme="minorHAnsi"/>
              </w:rPr>
              <w:t>2</w:t>
            </w:r>
            <w:r>
              <w:rPr>
                <w:rFonts w:cstheme="minorHAnsi"/>
              </w:rPr>
              <w:t>c]</w:t>
            </w:r>
          </w:p>
        </w:tc>
      </w:tr>
    </w:tbl>
    <w:p w14:paraId="57BED1BF" w14:textId="4581CE96" w:rsidR="00102BC6" w:rsidRDefault="00102BC6" w:rsidP="00102BC6">
      <w:pPr>
        <w:jc w:val="both"/>
        <w:rPr>
          <w:rFonts w:cstheme="minorHAnsi"/>
          <w:lang w:val="en-GB"/>
        </w:rPr>
      </w:pPr>
      <w:r w:rsidRPr="00BA0AE1">
        <w:rPr>
          <w:rFonts w:cstheme="minorHAnsi"/>
          <w:lang w:val="en-US"/>
        </w:rPr>
        <w:t>The R</w:t>
      </w:r>
      <w:r w:rsidRPr="00BA0AE1">
        <w:rPr>
          <w:rFonts w:cstheme="minorHAnsi"/>
          <w:vertAlign w:val="superscript"/>
          <w:lang w:val="en-US"/>
        </w:rPr>
        <w:t>2</w:t>
      </w:r>
      <w:r w:rsidRPr="00BA0AE1">
        <w:rPr>
          <w:rFonts w:cstheme="minorHAnsi"/>
          <w:lang w:val="en-US"/>
        </w:rPr>
        <w:t xml:space="preserve"> (pronounce R-squared) error</w:t>
      </w:r>
      <w:r w:rsidRPr="00BA0AE1">
        <w:rPr>
          <w:rFonts w:cstheme="minorHAnsi"/>
          <w:lang w:val="en-GB"/>
        </w:rPr>
        <w:t xml:space="preserve"> represents the </w:t>
      </w:r>
      <w:r>
        <w:rPr>
          <w:rFonts w:cstheme="minorHAnsi"/>
          <w:lang w:val="en-GB"/>
        </w:rPr>
        <w:t>amount of relation</w:t>
      </w:r>
      <w:r w:rsidRPr="00BA0AE1">
        <w:rPr>
          <w:rFonts w:cstheme="minorHAnsi"/>
          <w:lang w:val="en-GB"/>
        </w:rPr>
        <w:t xml:space="preserve"> between the </w:t>
      </w:r>
      <w:r>
        <w:rPr>
          <w:rFonts w:cstheme="minorHAnsi"/>
          <w:lang w:val="en-GB"/>
        </w:rPr>
        <w:t>variance of</w:t>
      </w:r>
      <w:r w:rsidRPr="00BA0AE1">
        <w:rPr>
          <w:rFonts w:cstheme="minorHAnsi"/>
          <w:lang w:val="en-GB"/>
        </w:rPr>
        <w:t xml:space="preserve"> the actual value</w:t>
      </w:r>
      <w:r>
        <w:rPr>
          <w:rFonts w:cstheme="minorHAnsi"/>
          <w:lang w:val="en-GB"/>
        </w:rPr>
        <w:t xml:space="preserve"> and the predicted value</w:t>
      </w:r>
      <w:r w:rsidRPr="00BA0AE1">
        <w:rPr>
          <w:rFonts w:cstheme="minorHAnsi"/>
          <w:lang w:val="en-GB"/>
        </w:rPr>
        <w:t xml:space="preserve">. Usually the value that comes out of the equation is between </w:t>
      </w:r>
      <w:r w:rsidR="005B36C7">
        <w:rPr>
          <w:rFonts w:cstheme="minorHAnsi"/>
          <w:lang w:val="en-GB"/>
        </w:rPr>
        <w:t>0 and 1.</w:t>
      </w:r>
      <w:r w:rsidRPr="00BA0AE1">
        <w:rPr>
          <w:rFonts w:cstheme="minorHAnsi"/>
          <w:lang w:val="en-GB"/>
        </w:rPr>
        <w:t xml:space="preserve"> A score of </w:t>
      </w:r>
      <w:r w:rsidR="005B36C7">
        <w:rPr>
          <w:rFonts w:cstheme="minorHAnsi"/>
          <w:lang w:val="en-GB"/>
        </w:rPr>
        <w:t>1</w:t>
      </w:r>
      <w:r w:rsidR="005B36C7" w:rsidRPr="00BA0AE1">
        <w:rPr>
          <w:rFonts w:cstheme="minorHAnsi"/>
          <w:lang w:val="en-GB"/>
        </w:rPr>
        <w:t xml:space="preserve"> </w:t>
      </w:r>
      <w:r w:rsidRPr="00BA0AE1">
        <w:rPr>
          <w:rFonts w:cstheme="minorHAnsi"/>
          <w:lang w:val="en-GB"/>
        </w:rPr>
        <w:t>is the best score possible</w:t>
      </w:r>
      <w:r>
        <w:rPr>
          <w:rFonts w:cstheme="minorHAnsi"/>
          <w:lang w:val="en-GB"/>
        </w:rPr>
        <w:t>, due to the lowest amount of variance between the actual value and the predicted value</w:t>
      </w:r>
      <w:r w:rsidRPr="00BA0AE1">
        <w:rPr>
          <w:rFonts w:cstheme="minorHAnsi"/>
          <w:lang w:val="en-GB"/>
        </w:rPr>
        <w:t>.</w:t>
      </w:r>
      <w:r>
        <w:rPr>
          <w:rFonts w:cstheme="minorHAnsi"/>
          <w:lang w:val="en-GB"/>
        </w:rPr>
        <w:t xml:space="preserve"> Formula </w:t>
      </w:r>
      <w:r w:rsidR="005705BD">
        <w:rPr>
          <w:rFonts w:cstheme="minorHAnsi"/>
          <w:lang w:val="en-GB"/>
        </w:rPr>
        <w:t>2</w:t>
      </w:r>
      <w:r w:rsidR="006831AD">
        <w:rPr>
          <w:rFonts w:cstheme="minorHAnsi"/>
          <w:lang w:val="en-GB"/>
        </w:rPr>
        <w:t>d</w:t>
      </w:r>
      <w:r>
        <w:rPr>
          <w:rFonts w:cstheme="minorHAnsi"/>
          <w:lang w:val="en-GB"/>
        </w:rPr>
        <w:t xml:space="preserve"> shows the calculation for the metric.</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601"/>
      </w:tblGrid>
      <w:tr w:rsidR="00102BC6" w14:paraId="536709F6" w14:textId="77777777" w:rsidTr="00631CD6">
        <w:trPr>
          <w:trHeight w:val="701"/>
        </w:trPr>
        <w:tc>
          <w:tcPr>
            <w:tcW w:w="8275" w:type="dxa"/>
          </w:tcPr>
          <w:p w14:paraId="4E816AA5" w14:textId="10A43261" w:rsidR="00102BC6" w:rsidRDefault="00D53CA1" w:rsidP="002F189E">
            <w:pPr>
              <w:jc w:val="both"/>
              <w:rPr>
                <w:rFonts w:cstheme="minorHAnsi"/>
              </w:rPr>
            </w:pPr>
            <m:oMathPara>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(y,</m:t>
                </m:r>
                <m:acc>
                  <m:accPr>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)=1-</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ref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pred</m:t>
                                </m:r>
                              </m:sub>
                            </m:sSub>
                            <m:r>
                              <w:rPr>
                                <w:rFonts w:ascii="Cambria Math" w:hAnsi="Cambria Math" w:cstheme="minorHAnsi"/>
                              </w:rPr>
                              <m:t>)</m:t>
                            </m:r>
                          </m:e>
                          <m:sup>
                            <m:r>
                              <w:rPr>
                                <w:rFonts w:ascii="Cambria Math" w:hAnsi="Cambria Math" w:cstheme="minorHAnsi"/>
                              </w:rPr>
                              <m:t>2</m:t>
                            </m:r>
                          </m:sup>
                        </m:sSup>
                      </m:e>
                    </m:nary>
                  </m:num>
                  <m:den>
                    <m:nary>
                      <m:naryPr>
                        <m:chr m:val="∑"/>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ref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med</m:t>
                                </m:r>
                              </m:sub>
                            </m:sSub>
                            <m:r>
                              <w:rPr>
                                <w:rFonts w:ascii="Cambria Math" w:hAnsi="Cambria Math" w:cstheme="minorHAnsi"/>
                              </w:rPr>
                              <m:t>)</m:t>
                            </m:r>
                          </m:e>
                          <m:sup>
                            <m:r>
                              <w:rPr>
                                <w:rFonts w:ascii="Cambria Math" w:hAnsi="Cambria Math" w:cstheme="minorHAnsi"/>
                              </w:rPr>
                              <m:t>2</m:t>
                            </m:r>
                          </m:sup>
                        </m:sSup>
                      </m:e>
                    </m:nary>
                  </m:den>
                </m:f>
              </m:oMath>
            </m:oMathPara>
          </w:p>
        </w:tc>
        <w:tc>
          <w:tcPr>
            <w:tcW w:w="741" w:type="dxa"/>
          </w:tcPr>
          <w:p w14:paraId="55E5291C" w14:textId="1FDF1B59" w:rsidR="00102BC6" w:rsidRDefault="00102BC6" w:rsidP="002F189E">
            <w:pPr>
              <w:jc w:val="both"/>
              <w:rPr>
                <w:rFonts w:cstheme="minorHAnsi"/>
              </w:rPr>
            </w:pPr>
            <w:r>
              <w:rPr>
                <w:rFonts w:cstheme="minorHAnsi"/>
              </w:rPr>
              <w:t>[</w:t>
            </w:r>
            <w:r w:rsidR="00AB6BAC">
              <w:rPr>
                <w:rFonts w:cstheme="minorHAnsi"/>
              </w:rPr>
              <w:t>2</w:t>
            </w:r>
            <w:r w:rsidR="006831AD">
              <w:rPr>
                <w:rFonts w:cstheme="minorHAnsi"/>
              </w:rPr>
              <w:t>d</w:t>
            </w:r>
            <w:r>
              <w:rPr>
                <w:rFonts w:cstheme="minorHAnsi"/>
              </w:rPr>
              <w:t>]</w:t>
            </w:r>
          </w:p>
        </w:tc>
      </w:tr>
    </w:tbl>
    <w:p w14:paraId="1A40525B" w14:textId="2D885D13" w:rsidR="007E718D" w:rsidRPr="00FB56B7" w:rsidRDefault="006831AD" w:rsidP="00FB56B7">
      <w:pPr>
        <w:jc w:val="both"/>
        <w:rPr>
          <w:rFonts w:cstheme="minorHAnsi"/>
          <w:iCs/>
          <w:lang w:val="en-US"/>
        </w:rPr>
      </w:pPr>
      <w:r>
        <w:rPr>
          <w:rFonts w:eastAsiaTheme="minorEastAsia"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med</m:t>
            </m:r>
          </m:sub>
        </m:sSub>
      </m:oMath>
      <w:r w:rsidR="00102BC6">
        <w:rPr>
          <w:rFonts w:eastAsiaTheme="minorEastAsia" w:cstheme="minorHAnsi"/>
          <w:lang w:val="en-US"/>
        </w:rPr>
        <w:t xml:space="preserve"> is the average value of all the predicted values </w:t>
      </w:r>
      <m:oMath>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pred</m:t>
            </m:r>
          </m:sub>
        </m:sSub>
      </m:oMath>
      <w:r w:rsidR="00102BC6">
        <w:rPr>
          <w:rFonts w:eastAsiaTheme="minorEastAsia" w:cstheme="minorHAnsi"/>
          <w:lang w:val="en-US"/>
        </w:rPr>
        <w:t>.</w:t>
      </w:r>
    </w:p>
    <w:p w14:paraId="155566F7" w14:textId="4D28EA6A" w:rsidR="00B519F4" w:rsidRPr="00B72675" w:rsidRDefault="00B519F4" w:rsidP="00B72675">
      <w:pPr>
        <w:pStyle w:val="Kop2"/>
        <w:rPr>
          <w:rFonts w:ascii="Arial" w:hAnsi="Arial" w:cstheme="minorHAnsi"/>
          <w:lang w:val="en-GB"/>
          <w:rPrChange w:id="230" w:author="Drunen, C.G. van (18062814)" w:date="2021-01-14T15:53:00Z">
            <w:rPr>
              <w:rFonts w:asciiTheme="minorHAnsi" w:hAnsiTheme="minorHAnsi" w:cstheme="minorHAnsi"/>
              <w:lang w:val="en-GB"/>
            </w:rPr>
          </w:rPrChange>
        </w:rPr>
      </w:pPr>
      <w:bookmarkStart w:id="231" w:name="_Toc60831414"/>
      <w:bookmarkStart w:id="232" w:name="_Toc60832497"/>
      <w:bookmarkStart w:id="233" w:name="_Toc60839485"/>
      <w:r w:rsidRPr="00257903">
        <w:rPr>
          <w:rFonts w:cstheme="majorHAnsi"/>
          <w:lang w:val="en-GB"/>
          <w:rPrChange w:id="234" w:author="Drunen, C.G. van (18062814)" w:date="2021-01-14T15:53:00Z">
            <w:rPr>
              <w:rFonts w:asciiTheme="minorHAnsi" w:hAnsiTheme="minorHAnsi" w:cstheme="minorHAnsi"/>
              <w:lang w:val="en-GB"/>
            </w:rPr>
          </w:rPrChange>
        </w:rPr>
        <w:t>Forecasting methods</w:t>
      </w:r>
      <w:bookmarkEnd w:id="231"/>
      <w:bookmarkEnd w:id="232"/>
      <w:bookmarkEnd w:id="233"/>
      <w:r w:rsidRPr="00257903">
        <w:rPr>
          <w:rFonts w:cstheme="majorHAnsi"/>
          <w:lang w:val="en-GB"/>
          <w:rPrChange w:id="235" w:author="Drunen, C.G. van (18062814)" w:date="2021-01-14T15:53:00Z">
            <w:rPr>
              <w:rFonts w:asciiTheme="minorHAnsi" w:hAnsiTheme="minorHAnsi" w:cstheme="minorHAnsi"/>
              <w:lang w:val="en-GB"/>
            </w:rPr>
          </w:rPrChange>
        </w:rPr>
        <w:t xml:space="preserve"> </w:t>
      </w:r>
    </w:p>
    <w:p w14:paraId="085BE1D5" w14:textId="75F2D000" w:rsidR="00D97402" w:rsidRDefault="00CE2D15" w:rsidP="00D97402">
      <w:pPr>
        <w:jc w:val="both"/>
        <w:rPr>
          <w:rFonts w:cstheme="minorHAnsi"/>
          <w:lang w:val="en-GB"/>
        </w:rPr>
      </w:pPr>
      <w:r>
        <w:rPr>
          <w:rFonts w:cstheme="minorHAnsi"/>
          <w:lang w:val="en-GB"/>
        </w:rPr>
        <w:t>P</w:t>
      </w:r>
      <w:r w:rsidR="00B519F4" w:rsidRPr="00BA0AE1">
        <w:rPr>
          <w:rFonts w:cstheme="minorHAnsi"/>
          <w:lang w:val="en-GB"/>
        </w:rPr>
        <w:t>redict</w:t>
      </w:r>
      <w:r>
        <w:rPr>
          <w:rFonts w:cstheme="minorHAnsi"/>
          <w:lang w:val="en-GB"/>
        </w:rPr>
        <w:t>ing</w:t>
      </w:r>
      <w:r w:rsidR="00B519F4" w:rsidRPr="00BA0AE1">
        <w:rPr>
          <w:rFonts w:cstheme="minorHAnsi"/>
          <w:lang w:val="en-GB"/>
        </w:rPr>
        <w:t xml:space="preserve"> energy consumption of a NZEB requires a completely different approach as to predicting energy production. Energy production </w:t>
      </w:r>
      <w:r w:rsidR="00C05295" w:rsidRPr="00BA0AE1">
        <w:rPr>
          <w:rFonts w:cstheme="minorHAnsi"/>
          <w:lang w:val="en-GB"/>
        </w:rPr>
        <w:t xml:space="preserve">is </w:t>
      </w:r>
      <w:r w:rsidR="00B519F4" w:rsidRPr="00BA0AE1">
        <w:rPr>
          <w:rFonts w:cstheme="minorHAnsi"/>
          <w:lang w:val="en-GB"/>
        </w:rPr>
        <w:t xml:space="preserve">more periodic compared to the </w:t>
      </w:r>
      <w:commentRangeStart w:id="236"/>
      <w:r w:rsidR="00CF6041">
        <w:rPr>
          <w:rFonts w:cstheme="minorHAnsi"/>
          <w:lang w:val="en-GB"/>
        </w:rPr>
        <w:t>more jittery</w:t>
      </w:r>
      <w:r w:rsidR="00B519F4" w:rsidRPr="00BA0AE1">
        <w:rPr>
          <w:rFonts w:cstheme="minorHAnsi"/>
          <w:lang w:val="en-GB"/>
        </w:rPr>
        <w:t xml:space="preserve"> data </w:t>
      </w:r>
      <w:commentRangeEnd w:id="236"/>
      <w:r w:rsidR="00352A52" w:rsidRPr="00BA0AE1">
        <w:rPr>
          <w:rStyle w:val="Verwijzingopmerking"/>
          <w:rFonts w:cstheme="minorHAnsi"/>
        </w:rPr>
        <w:commentReference w:id="236"/>
      </w:r>
      <w:r w:rsidR="00B519F4" w:rsidRPr="00BA0AE1">
        <w:rPr>
          <w:rFonts w:cstheme="minorHAnsi"/>
          <w:lang w:val="en-GB"/>
        </w:rPr>
        <w:t xml:space="preserve">of energy consumption. </w:t>
      </w:r>
      <w:r w:rsidR="00275BCC" w:rsidRPr="00BA0AE1">
        <w:rPr>
          <w:rFonts w:cstheme="minorHAnsi"/>
          <w:lang w:val="en-GB"/>
        </w:rPr>
        <w:t xml:space="preserve">The </w:t>
      </w:r>
      <w:commentRangeStart w:id="237"/>
      <w:commentRangeEnd w:id="237"/>
      <w:r w:rsidR="008577A7" w:rsidRPr="00BA0AE1">
        <w:rPr>
          <w:rStyle w:val="Verwijzingopmerking"/>
          <w:rFonts w:cstheme="minorHAnsi"/>
        </w:rPr>
        <w:commentReference w:id="237"/>
      </w:r>
      <w:r w:rsidR="00B519F4" w:rsidRPr="00BA0AE1">
        <w:rPr>
          <w:rFonts w:cstheme="minorHAnsi"/>
          <w:lang w:val="en-GB"/>
        </w:rPr>
        <w:t xml:space="preserve">initial approach was to create </w:t>
      </w:r>
      <w:commentRangeStart w:id="238"/>
      <w:commentRangeEnd w:id="238"/>
      <w:r w:rsidR="006E7AE2" w:rsidRPr="00BA0AE1">
        <w:rPr>
          <w:rStyle w:val="Verwijzingopmerking"/>
          <w:rFonts w:cstheme="minorHAnsi"/>
        </w:rPr>
        <w:commentReference w:id="238"/>
      </w:r>
      <w:r w:rsidR="00120171">
        <w:rPr>
          <w:rFonts w:cstheme="minorHAnsi"/>
          <w:lang w:val="en-GB"/>
        </w:rPr>
        <w:t>2</w:t>
      </w:r>
      <w:r w:rsidR="005B36C7" w:rsidRPr="00BA0AE1">
        <w:rPr>
          <w:rFonts w:cstheme="minorHAnsi"/>
          <w:lang w:val="en-GB"/>
        </w:rPr>
        <w:t xml:space="preserve"> </w:t>
      </w:r>
      <w:r w:rsidR="00B519F4" w:rsidRPr="00BA0AE1">
        <w:rPr>
          <w:rFonts w:cstheme="minorHAnsi"/>
          <w:lang w:val="en-GB"/>
        </w:rPr>
        <w:t xml:space="preserve">models, </w:t>
      </w:r>
      <w:r w:rsidR="00C255BF">
        <w:rPr>
          <w:rFonts w:cstheme="minorHAnsi"/>
          <w:lang w:val="en-GB"/>
        </w:rPr>
        <w:t>1</w:t>
      </w:r>
      <w:r w:rsidR="005B36C7">
        <w:rPr>
          <w:rFonts w:cstheme="minorHAnsi"/>
          <w:lang w:val="en-GB"/>
        </w:rPr>
        <w:t xml:space="preserve"> </w:t>
      </w:r>
      <w:r w:rsidR="00B519F4" w:rsidRPr="00BA0AE1">
        <w:rPr>
          <w:rFonts w:cstheme="minorHAnsi"/>
          <w:lang w:val="en-GB"/>
        </w:rPr>
        <w:t xml:space="preserve">for energy production and </w:t>
      </w:r>
      <w:r w:rsidR="00C255BF">
        <w:rPr>
          <w:rFonts w:cstheme="minorHAnsi"/>
          <w:lang w:val="en-GB"/>
        </w:rPr>
        <w:t>1</w:t>
      </w:r>
      <w:r w:rsidR="005B36C7" w:rsidRPr="00BA0AE1">
        <w:rPr>
          <w:rFonts w:cstheme="minorHAnsi"/>
          <w:lang w:val="en-GB"/>
        </w:rPr>
        <w:t xml:space="preserve"> </w:t>
      </w:r>
      <w:r w:rsidR="00B519F4" w:rsidRPr="00BA0AE1">
        <w:rPr>
          <w:rFonts w:cstheme="minorHAnsi"/>
          <w:lang w:val="en-GB"/>
        </w:rPr>
        <w:t xml:space="preserve">for energy consumption. </w:t>
      </w:r>
      <w:r w:rsidR="00275BCC" w:rsidRPr="00BA0AE1">
        <w:rPr>
          <w:rFonts w:cstheme="minorHAnsi"/>
          <w:lang w:val="en-GB"/>
        </w:rPr>
        <w:t xml:space="preserve">First </w:t>
      </w:r>
      <w:r w:rsidR="00904F3F">
        <w:rPr>
          <w:rFonts w:cstheme="minorHAnsi"/>
          <w:lang w:val="en-GB"/>
        </w:rPr>
        <w:t>the</w:t>
      </w:r>
      <w:r w:rsidR="00275BCC" w:rsidRPr="00BA0AE1">
        <w:rPr>
          <w:rFonts w:cstheme="minorHAnsi"/>
          <w:lang w:val="en-GB"/>
        </w:rPr>
        <w:t xml:space="preserve"> energy production</w:t>
      </w:r>
      <w:r w:rsidR="00904F3F">
        <w:rPr>
          <w:rFonts w:cstheme="minorHAnsi"/>
          <w:lang w:val="en-GB"/>
        </w:rPr>
        <w:t xml:space="preserve"> will be discussed</w:t>
      </w:r>
      <w:r w:rsidR="00275BCC" w:rsidRPr="00BA0AE1">
        <w:rPr>
          <w:rFonts w:cstheme="minorHAnsi"/>
          <w:lang w:val="en-GB"/>
        </w:rPr>
        <w:t>.</w:t>
      </w:r>
    </w:p>
    <w:p w14:paraId="2E643920" w14:textId="6B3B7018" w:rsidR="00DE6C50" w:rsidRDefault="00C040C6" w:rsidP="00D97402">
      <w:pPr>
        <w:jc w:val="both"/>
        <w:rPr>
          <w:ins w:id="239" w:author="Bhwash, J.Y. el (16095065)" w:date="2021-01-14T15:29:00Z"/>
          <w:rFonts w:cstheme="minorHAnsi"/>
          <w:lang w:val="en-GB"/>
        </w:rPr>
      </w:pPr>
      <w:ins w:id="240" w:author="Bhwash, J.Y. el (16095065)" w:date="2021-01-14T15:17:00Z">
        <w:r>
          <w:rPr>
            <w:rFonts w:cstheme="minorHAnsi"/>
            <w:lang w:val="en-GB"/>
          </w:rPr>
          <w:t>It is common</w:t>
        </w:r>
      </w:ins>
      <w:ins w:id="241" w:author="Bhwash, J.Y. el (16095065)" w:date="2021-01-14T15:18:00Z">
        <w:r w:rsidR="00F54F04">
          <w:rPr>
            <w:rFonts w:cstheme="minorHAnsi"/>
            <w:lang w:val="en-GB"/>
          </w:rPr>
          <w:t xml:space="preserve"> for machine learning </w:t>
        </w:r>
      </w:ins>
      <w:ins w:id="242" w:author="Bhwash, J.Y. el (16095065)" w:date="2021-01-14T15:19:00Z">
        <w:r w:rsidR="00EF7B30">
          <w:rPr>
            <w:rFonts w:cstheme="minorHAnsi"/>
            <w:lang w:val="en-GB"/>
          </w:rPr>
          <w:t>models to require s</w:t>
        </w:r>
        <w:r w:rsidR="004E0B6E">
          <w:rPr>
            <w:rFonts w:cstheme="minorHAnsi"/>
            <w:lang w:val="en-GB"/>
          </w:rPr>
          <w:t xml:space="preserve">caling of the data. When data is scaled it will </w:t>
        </w:r>
        <w:r w:rsidR="007A0D61">
          <w:rPr>
            <w:rFonts w:cstheme="minorHAnsi"/>
            <w:lang w:val="en-GB"/>
          </w:rPr>
          <w:t>appro</w:t>
        </w:r>
      </w:ins>
      <w:ins w:id="243" w:author="Bhwash, J.Y. el (16095065)" w:date="2021-01-14T15:20:00Z">
        <w:r w:rsidR="007A0D61">
          <w:rPr>
            <w:rFonts w:cstheme="minorHAnsi"/>
            <w:lang w:val="en-GB"/>
          </w:rPr>
          <w:t>ach normally distributed data</w:t>
        </w:r>
      </w:ins>
      <w:ins w:id="244" w:author="Bhwash, J.Y. el (16095065)" w:date="2021-01-14T15:23:00Z">
        <w:r w:rsidR="008C0CD8">
          <w:rPr>
            <w:rFonts w:cstheme="minorHAnsi"/>
            <w:lang w:val="en-GB"/>
          </w:rPr>
          <w:t xml:space="preserve"> </w:t>
        </w:r>
      </w:ins>
      <w:customXmlInsRangeStart w:id="245" w:author="Bhwash, J.Y. el (16095065)" w:date="2021-01-14T15:23:00Z"/>
      <w:sdt>
        <w:sdtPr>
          <w:rPr>
            <w:rFonts w:cstheme="minorHAnsi"/>
            <w:lang w:val="en-GB"/>
          </w:rPr>
          <w:id w:val="-1550610474"/>
          <w:citation/>
        </w:sdtPr>
        <w:sdtEndPr/>
        <w:sdtContent>
          <w:customXmlInsRangeEnd w:id="245"/>
          <w:ins w:id="246" w:author="Bhwash, J.Y. el (16095065)" w:date="2021-01-14T15:23:00Z">
            <w:r w:rsidR="008C0CD8">
              <w:rPr>
                <w:rFonts w:cstheme="minorHAnsi"/>
                <w:lang w:val="en-GB"/>
              </w:rPr>
              <w:fldChar w:fldCharType="begin"/>
            </w:r>
            <w:r w:rsidR="008C0CD8" w:rsidRPr="008C0CD8">
              <w:rPr>
                <w:rFonts w:cstheme="minorHAnsi"/>
                <w:lang w:val="en-GB"/>
                <w:rPrChange w:id="247" w:author="Bhwash, J.Y. el (16095065)" w:date="2021-01-14T15:23:00Z">
                  <w:rPr>
                    <w:rFonts w:cstheme="minorHAnsi"/>
                  </w:rPr>
                </w:rPrChange>
              </w:rPr>
              <w:instrText xml:space="preserve"> CITATION sci21 \l 1043 </w:instrText>
            </w:r>
          </w:ins>
          <w:r w:rsidR="008C0CD8">
            <w:rPr>
              <w:rFonts w:cstheme="minorHAnsi"/>
              <w:lang w:val="en-GB"/>
            </w:rPr>
            <w:fldChar w:fldCharType="separate"/>
          </w:r>
          <w:r w:rsidR="008C0CD8">
            <w:rPr>
              <w:rFonts w:cstheme="minorHAnsi"/>
              <w:lang w:val="en-GB"/>
            </w:rPr>
            <w:t>(scikitlearn, 2021)</w:t>
          </w:r>
          <w:ins w:id="248" w:author="Bhwash, J.Y. el (16095065)" w:date="2021-01-14T15:23:00Z">
            <w:r w:rsidR="008C0CD8">
              <w:rPr>
                <w:rFonts w:cstheme="minorHAnsi"/>
                <w:lang w:val="en-GB"/>
              </w:rPr>
              <w:fldChar w:fldCharType="end"/>
            </w:r>
          </w:ins>
          <w:customXmlInsRangeStart w:id="249" w:author="Bhwash, J.Y. el (16095065)" w:date="2021-01-14T15:23:00Z"/>
        </w:sdtContent>
      </w:sdt>
      <w:customXmlInsRangeEnd w:id="249"/>
      <w:ins w:id="250" w:author="Bhwash, J.Y. el (16095065)" w:date="2021-01-14T15:23:00Z">
        <w:r w:rsidR="008C0CD8">
          <w:rPr>
            <w:rFonts w:cstheme="minorHAnsi"/>
            <w:lang w:val="en-GB"/>
          </w:rPr>
          <w:t>.</w:t>
        </w:r>
        <w:r w:rsidR="005C68EF">
          <w:rPr>
            <w:rFonts w:cstheme="minorHAnsi"/>
            <w:lang w:val="en-GB"/>
          </w:rPr>
          <w:t xml:space="preserve"> This was done on the input data for </w:t>
        </w:r>
      </w:ins>
      <w:ins w:id="251" w:author="Bhwash, J.Y. el (16095065)" w:date="2021-01-14T15:36:00Z">
        <w:r w:rsidR="00AF7090">
          <w:rPr>
            <w:rFonts w:cstheme="minorHAnsi"/>
            <w:lang w:val="en-GB"/>
          </w:rPr>
          <w:t>every</w:t>
        </w:r>
      </w:ins>
      <w:ins w:id="252" w:author="Bhwash, J.Y. el (16095065)" w:date="2021-01-14T15:23:00Z">
        <w:r w:rsidR="005C68EF">
          <w:rPr>
            <w:rFonts w:cstheme="minorHAnsi"/>
            <w:lang w:val="en-GB"/>
          </w:rPr>
          <w:t xml:space="preserve"> model</w:t>
        </w:r>
      </w:ins>
      <w:ins w:id="253" w:author="Bhwash, J.Y. el (16095065)" w:date="2021-01-14T15:36:00Z">
        <w:r w:rsidR="001A2822">
          <w:rPr>
            <w:rFonts w:cstheme="minorHAnsi"/>
            <w:lang w:val="en-GB"/>
          </w:rPr>
          <w:t xml:space="preserve"> used during this research.</w:t>
        </w:r>
      </w:ins>
      <w:del w:id="254" w:author="Bhwash, J.Y. el (16095065)" w:date="2021-01-14T15:17:00Z">
        <w:r w:rsidR="004B2B97" w:rsidDel="00C040C6">
          <w:rPr>
            <w:rFonts w:cstheme="minorHAnsi"/>
            <w:lang w:val="en-GB"/>
          </w:rPr>
          <w:delText xml:space="preserve">Standardization of a dataset is common </w:delText>
        </w:r>
        <w:r w:rsidR="003D17D6" w:rsidDel="00C040C6">
          <w:rPr>
            <w:rFonts w:cstheme="minorHAnsi"/>
            <w:lang w:val="en-GB"/>
          </w:rPr>
          <w:delText>i</w:delText>
        </w:r>
      </w:del>
    </w:p>
    <w:p w14:paraId="39F0B81E" w14:textId="64B6321C" w:rsidR="00DA59AF" w:rsidRPr="00BA0AE1" w:rsidRDefault="001A2822" w:rsidP="00D97402">
      <w:pPr>
        <w:jc w:val="both"/>
        <w:rPr>
          <w:rFonts w:cstheme="minorHAnsi"/>
          <w:lang w:val="en-GB"/>
        </w:rPr>
      </w:pPr>
      <w:ins w:id="255" w:author="Bhwash, J.Y. el (16095065)" w:date="2021-01-14T15:36:00Z">
        <w:r>
          <w:rPr>
            <w:rFonts w:cstheme="minorHAnsi"/>
            <w:lang w:val="en-GB"/>
          </w:rPr>
          <w:t>A neural network requires</w:t>
        </w:r>
      </w:ins>
      <w:ins w:id="256" w:author="Bhwash, J.Y. el (16095065)" w:date="2021-01-14T15:37:00Z">
        <w:r w:rsidR="007214C6">
          <w:rPr>
            <w:rFonts w:cstheme="minorHAnsi"/>
            <w:lang w:val="en-GB"/>
          </w:rPr>
          <w:t xml:space="preserve"> </w:t>
        </w:r>
      </w:ins>
      <w:ins w:id="257" w:author="Bhwash, J.Y. el (16095065)" w:date="2021-01-14T15:36:00Z">
        <w:r>
          <w:rPr>
            <w:rFonts w:cstheme="minorHAnsi"/>
            <w:lang w:val="en-GB"/>
          </w:rPr>
          <w:t>a</w:t>
        </w:r>
      </w:ins>
      <w:ins w:id="258" w:author="Bhwash, J.Y. el (16095065)" w:date="2021-01-14T15:37:00Z">
        <w:r w:rsidR="007214C6">
          <w:rPr>
            <w:rFonts w:cstheme="minorHAnsi"/>
            <w:lang w:val="en-GB"/>
          </w:rPr>
          <w:t xml:space="preserve"> loss-</w:t>
        </w:r>
      </w:ins>
      <w:ins w:id="259" w:author="Bhwash, J.Y. el (16095065)" w:date="2021-01-14T15:36:00Z">
        <w:r>
          <w:rPr>
            <w:rFonts w:cstheme="minorHAnsi"/>
            <w:lang w:val="en-GB"/>
          </w:rPr>
          <w:t>function to opt</w:t>
        </w:r>
      </w:ins>
      <w:ins w:id="260" w:author="Bhwash, J.Y. el (16095065)" w:date="2021-01-14T15:37:00Z">
        <w:r>
          <w:rPr>
            <w:rFonts w:cstheme="minorHAnsi"/>
            <w:lang w:val="en-GB"/>
          </w:rPr>
          <w:t>imize for</w:t>
        </w:r>
        <w:r w:rsidR="007214C6">
          <w:rPr>
            <w:rFonts w:cstheme="minorHAnsi"/>
            <w:lang w:val="en-GB"/>
          </w:rPr>
          <w:t>, the</w:t>
        </w:r>
      </w:ins>
      <w:ins w:id="261" w:author="Bhwash, J.Y. el (16095065)" w:date="2021-01-14T15:31:00Z">
        <w:r w:rsidR="00771E79">
          <w:rPr>
            <w:rFonts w:cstheme="minorHAnsi"/>
            <w:lang w:val="en-GB"/>
          </w:rPr>
          <w:t xml:space="preserve"> LSTM and MLP used </w:t>
        </w:r>
        <w:r w:rsidR="005E2C18">
          <w:rPr>
            <w:rFonts w:cstheme="minorHAnsi"/>
            <w:lang w:val="en-GB"/>
          </w:rPr>
          <w:t xml:space="preserve">the </w:t>
        </w:r>
      </w:ins>
      <w:ins w:id="262" w:author="Bhwash, J.Y. el (16095065)" w:date="2021-01-14T15:32:00Z">
        <w:r w:rsidR="005E2C18">
          <w:rPr>
            <w:rFonts w:cstheme="minorHAnsi"/>
            <w:lang w:val="en-GB"/>
          </w:rPr>
          <w:t>Huber loss as their loss function</w:t>
        </w:r>
        <w:r w:rsidR="007F0D2E">
          <w:rPr>
            <w:rFonts w:cstheme="minorHAnsi"/>
            <w:lang w:val="en-GB"/>
          </w:rPr>
          <w:t xml:space="preserve"> </w:t>
        </w:r>
      </w:ins>
      <w:customXmlInsRangeStart w:id="263" w:author="Bhwash, J.Y. el (16095065)" w:date="2021-01-14T15:33:00Z"/>
      <w:sdt>
        <w:sdtPr>
          <w:rPr>
            <w:rFonts w:cstheme="minorHAnsi"/>
            <w:lang w:val="en-GB"/>
          </w:rPr>
          <w:id w:val="1062291683"/>
          <w:citation/>
        </w:sdtPr>
        <w:sdtEndPr/>
        <w:sdtContent>
          <w:customXmlInsRangeEnd w:id="263"/>
          <w:ins w:id="264" w:author="Bhwash, J.Y. el (16095065)" w:date="2021-01-14T15:33:00Z">
            <w:r w:rsidR="007F0D2E">
              <w:rPr>
                <w:rFonts w:cstheme="minorHAnsi"/>
                <w:lang w:val="en-GB"/>
              </w:rPr>
              <w:fldChar w:fldCharType="begin"/>
            </w:r>
            <w:r w:rsidR="007F0D2E" w:rsidRPr="001E21C7">
              <w:rPr>
                <w:rFonts w:cstheme="minorHAnsi"/>
                <w:lang w:val="en-GB"/>
                <w:rPrChange w:id="265" w:author="Bhwash, J.Y. el (16095065)" w:date="2021-01-14T15:33:00Z">
                  <w:rPr>
                    <w:rFonts w:cstheme="minorHAnsi"/>
                  </w:rPr>
                </w:rPrChange>
              </w:rPr>
              <w:instrText xml:space="preserve"> CITATION PyT21 \l 1043 </w:instrText>
            </w:r>
          </w:ins>
          <w:r w:rsidR="007F0D2E">
            <w:rPr>
              <w:rFonts w:cstheme="minorHAnsi"/>
              <w:lang w:val="en-GB"/>
            </w:rPr>
            <w:fldChar w:fldCharType="separate"/>
          </w:r>
          <w:r w:rsidR="007F0D2E">
            <w:rPr>
              <w:rFonts w:cstheme="minorHAnsi"/>
              <w:lang w:val="en-GB"/>
            </w:rPr>
            <w:t>(PyTorch, 2021)</w:t>
          </w:r>
          <w:ins w:id="266" w:author="Bhwash, J.Y. el (16095065)" w:date="2021-01-14T15:33:00Z">
            <w:r w:rsidR="007F0D2E">
              <w:rPr>
                <w:rFonts w:cstheme="minorHAnsi"/>
                <w:lang w:val="en-GB"/>
              </w:rPr>
              <w:fldChar w:fldCharType="end"/>
            </w:r>
          </w:ins>
          <w:customXmlInsRangeStart w:id="267" w:author="Bhwash, J.Y. el (16095065)" w:date="2021-01-14T15:33:00Z"/>
        </w:sdtContent>
      </w:sdt>
      <w:customXmlInsRangeEnd w:id="267"/>
      <w:ins w:id="268" w:author="Bhwash, J.Y. el (16095065)" w:date="2021-01-14T15:33:00Z">
        <w:r w:rsidR="001E21C7">
          <w:rPr>
            <w:rFonts w:cstheme="minorHAnsi"/>
            <w:lang w:val="en-GB"/>
          </w:rPr>
          <w:t>.</w:t>
        </w:r>
      </w:ins>
    </w:p>
    <w:p w14:paraId="1AC54A59" w14:textId="46489712" w:rsidR="00A05405" w:rsidRPr="00DE6C50" w:rsidDel="00462100" w:rsidRDefault="00A47354" w:rsidP="00A05405">
      <w:pPr>
        <w:pStyle w:val="Kop3"/>
        <w:rPr>
          <w:del w:id="269" w:author="Bhwash, J.Y. el (16095065)" w:date="2021-01-14T15:50:00Z"/>
          <w:rFonts w:asciiTheme="minorHAnsi" w:hAnsiTheme="minorHAnsi" w:cstheme="minorHAnsi"/>
          <w:strike/>
          <w:lang w:val="en-GB"/>
        </w:rPr>
      </w:pPr>
      <w:del w:id="270" w:author="Bhwash, J.Y. el (16095065)" w:date="2021-01-14T15:50:00Z">
        <w:r w:rsidRPr="00DE6C50" w:rsidDel="00462100">
          <w:rPr>
            <w:rFonts w:asciiTheme="minorHAnsi" w:hAnsiTheme="minorHAnsi" w:cstheme="minorHAnsi"/>
            <w:strike/>
            <w:lang w:val="en-GB"/>
          </w:rPr>
          <w:delText>Da</w:delText>
        </w:r>
        <w:commentRangeStart w:id="271"/>
        <w:r w:rsidRPr="00DE6C50" w:rsidDel="00462100">
          <w:rPr>
            <w:rFonts w:asciiTheme="minorHAnsi" w:hAnsiTheme="minorHAnsi" w:cstheme="minorHAnsi"/>
            <w:strike/>
            <w:lang w:val="en-GB"/>
          </w:rPr>
          <w:delText>ta scaling</w:delText>
        </w:r>
        <w:commentRangeEnd w:id="271"/>
        <w:r w:rsidR="004C5518" w:rsidRPr="00DE6C50" w:rsidDel="00462100">
          <w:rPr>
            <w:rStyle w:val="Verwijzingopmerking"/>
            <w:rFonts w:asciiTheme="minorHAnsi" w:eastAsiaTheme="minorHAnsi" w:hAnsiTheme="minorHAnsi" w:cstheme="minorHAnsi"/>
            <w:b w:val="0"/>
            <w:strike/>
            <w:color w:val="auto"/>
          </w:rPr>
          <w:commentReference w:id="271"/>
        </w:r>
      </w:del>
    </w:p>
    <w:p w14:paraId="1087104E" w14:textId="08593DAC" w:rsidR="00DB62C9" w:rsidRPr="00DE6C50" w:rsidDel="00462100" w:rsidRDefault="004C5518" w:rsidP="00DB62C9">
      <w:pPr>
        <w:rPr>
          <w:del w:id="272" w:author="Bhwash, J.Y. el (16095065)" w:date="2021-01-14T15:50:00Z"/>
          <w:rFonts w:cstheme="minorHAnsi"/>
          <w:strike/>
          <w:lang w:val="en-GB"/>
        </w:rPr>
      </w:pPr>
      <w:del w:id="273" w:author="Bhwash, J.Y. el (16095065)" w:date="2021-01-14T15:50:00Z">
        <w:r w:rsidRPr="00DE6C50" w:rsidDel="00462100">
          <w:rPr>
            <w:rFonts w:cstheme="minorHAnsi"/>
            <w:strike/>
            <w:lang w:val="en-GB"/>
          </w:rPr>
          <w:delText>All of the considered models will work better if the</w:delText>
        </w:r>
        <w:r w:rsidR="00511550" w:rsidRPr="00DE6C50" w:rsidDel="00462100">
          <w:rPr>
            <w:rFonts w:cstheme="minorHAnsi"/>
            <w:strike/>
            <w:lang w:val="en-GB"/>
          </w:rPr>
          <w:delText xml:space="preserve"> input data has been scaled. </w:delText>
        </w:r>
        <w:r w:rsidR="00B700D8" w:rsidRPr="00DE6C50" w:rsidDel="00462100">
          <w:rPr>
            <w:rFonts w:cstheme="minorHAnsi"/>
            <w:strike/>
            <w:lang w:val="en-GB"/>
          </w:rPr>
          <w:delText>The scaled used for this is the standard</w:delText>
        </w:r>
        <w:r w:rsidR="00AB6BAC" w:rsidRPr="00DE6C50" w:rsidDel="00462100">
          <w:rPr>
            <w:rFonts w:cstheme="minorHAnsi"/>
            <w:strike/>
            <w:lang w:val="en-GB"/>
          </w:rPr>
          <w:delText xml:space="preserve"> </w:delText>
        </w:r>
        <w:r w:rsidR="00B700D8" w:rsidRPr="00DE6C50" w:rsidDel="00462100">
          <w:rPr>
            <w:rFonts w:cstheme="minorHAnsi"/>
            <w:strike/>
            <w:lang w:val="en-GB"/>
          </w:rPr>
          <w:delText xml:space="preserve">scaler. </w:delText>
        </w:r>
        <w:r w:rsidR="00B64022" w:rsidRPr="00DE6C50" w:rsidDel="00462100">
          <w:rPr>
            <w:rFonts w:cstheme="minorHAnsi"/>
            <w:strike/>
            <w:lang w:val="en-GB"/>
          </w:rPr>
          <w:delText>This is due</w:delText>
        </w:r>
      </w:del>
      <w:ins w:id="274" w:author="Bhwash, J.Y. el (16095065)" w:date="2021-01-14T13:38:00Z">
        <w:del w:id="275" w:author="Bhwash, J.Y. el (16095065)" w:date="2021-01-14T13:38:00Z">
          <w:r w:rsidR="00B64022" w:rsidRPr="00DE6C50">
            <w:rPr>
              <w:rFonts w:cstheme="minorHAnsi"/>
              <w:strike/>
              <w:lang w:val="en-GB"/>
            </w:rPr>
            <w:delText xml:space="preserve"> </w:delText>
          </w:r>
        </w:del>
      </w:ins>
      <w:del w:id="276" w:author="Bhwash, J.Y. el (16095065)" w:date="2021-01-14T15:50:00Z">
        <w:r w:rsidR="00B64022" w:rsidRPr="00DE6C50" w:rsidDel="00462100">
          <w:rPr>
            <w:rFonts w:cstheme="minorHAnsi"/>
            <w:strike/>
            <w:lang w:val="en-GB"/>
          </w:rPr>
          <w:delText>the Gaussian like distribution of the data.</w:delText>
        </w:r>
        <w:r w:rsidR="00B700D8" w:rsidRPr="00DE6C50" w:rsidDel="00462100">
          <w:rPr>
            <w:rFonts w:cstheme="minorHAnsi"/>
            <w:strike/>
            <w:lang w:val="en-GB"/>
          </w:rPr>
          <w:delText xml:space="preserve"> </w:delText>
        </w:r>
      </w:del>
      <w:ins w:id="277" w:author="Duivenvoorden, L. (18005152)" w:date="2021-01-14T14:02:00Z">
        <w:del w:id="278" w:author="Bhwash, J.Y. el (16095065)" w:date="2021-01-14T15:50:00Z">
          <w:r w:rsidR="00C8605F" w:rsidRPr="00DE6C50" w:rsidDel="00462100">
            <w:rPr>
              <w:rFonts w:eastAsiaTheme="minorEastAsia" w:cstheme="minorHAnsi"/>
              <w:strike/>
              <w:lang w:val="en-GB"/>
            </w:rPr>
            <w:delText xml:space="preserve">After applying this formula almost all of the input data falls between -1 and 1. </w:delText>
          </w:r>
        </w:del>
      </w:ins>
      <w:del w:id="279" w:author="Bhwash, J.Y. el (16095065)" w:date="2021-01-14T15:50:00Z">
        <w:r w:rsidR="00B700D8" w:rsidRPr="00DE6C50" w:rsidDel="00462100">
          <w:rPr>
            <w:rFonts w:cstheme="minorHAnsi"/>
            <w:strike/>
            <w:lang w:val="en-GB"/>
          </w:rPr>
          <w:delText>The formula for this scaler is:</w:delText>
        </w:r>
      </w:del>
    </w:p>
    <w:tbl>
      <w:tblPr>
        <w:tblStyle w:val="Tabelrasterlic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4"/>
        <w:gridCol w:w="574"/>
      </w:tblGrid>
      <w:tr w:rsidR="00B700D8" w:rsidRPr="009C782C" w:rsidDel="00462100" w14:paraId="0EC06582" w14:textId="0805CE5A" w:rsidTr="00B700D8">
        <w:trPr>
          <w:del w:id="280" w:author="Bhwash, J.Y. el (16095065)" w:date="2021-01-14T15:50:00Z"/>
        </w:trPr>
        <w:tc>
          <w:tcPr>
            <w:tcW w:w="8185" w:type="dxa"/>
          </w:tcPr>
          <w:p w14:paraId="0F06FBF6" w14:textId="48982D79" w:rsidR="00B700D8" w:rsidRPr="00DE6C50" w:rsidDel="00462100" w:rsidRDefault="00D53CA1" w:rsidP="004C5518">
            <w:pPr>
              <w:rPr>
                <w:del w:id="281" w:author="Bhwash, J.Y. el (16095065)" w:date="2021-01-14T15:50:00Z"/>
                <w:rFonts w:cstheme="minorHAnsi"/>
                <w:strike/>
                <w:lang w:val="en-GB"/>
              </w:rPr>
            </w:pPr>
            <m:oMathPara>
              <m:oMath>
                <m:sSub>
                  <m:sSubPr>
                    <m:ctrlPr>
                      <w:del w:id="282" w:author="Bhwash, J.Y. el (16095065)" w:date="2021-01-14T15:50:00Z">
                        <w:rPr>
                          <w:rFonts w:ascii="Cambria Math" w:hAnsi="Cambria Math" w:cstheme="minorHAnsi"/>
                          <w:i/>
                          <w:strike/>
                          <w:lang w:val="en-GB"/>
                        </w:rPr>
                      </w:del>
                    </m:ctrlPr>
                  </m:sSubPr>
                  <m:e>
                    <m:r>
                      <w:del w:id="283" w:author="Bhwash, J.Y. el (16095065)" w:date="2021-01-14T15:50:00Z">
                        <w:rPr>
                          <w:rFonts w:ascii="Cambria Math" w:hAnsi="Cambria Math" w:cstheme="minorHAnsi"/>
                          <w:strike/>
                          <w:lang w:val="en-GB"/>
                        </w:rPr>
                        <m:t>x</m:t>
                      </w:del>
                    </m:r>
                  </m:e>
                  <m:sub>
                    <m:r>
                      <w:del w:id="284" w:author="Bhwash, J.Y. el (16095065)" w:date="2021-01-14T15:50:00Z">
                        <w:rPr>
                          <w:rFonts w:ascii="Cambria Math" w:hAnsi="Cambria Math" w:cstheme="minorHAnsi"/>
                          <w:strike/>
                          <w:lang w:val="en-GB"/>
                        </w:rPr>
                        <m:t>scaled</m:t>
                      </w:del>
                    </m:r>
                  </m:sub>
                </m:sSub>
                <m:r>
                  <w:del w:id="285" w:author="Bhwash, J.Y. el (16095065)" w:date="2021-01-14T15:50:00Z">
                    <w:rPr>
                      <w:rFonts w:ascii="Cambria Math" w:hAnsi="Cambria Math" w:cstheme="minorHAnsi"/>
                      <w:strike/>
                      <w:lang w:val="en-GB"/>
                    </w:rPr>
                    <m:t>(i)=</m:t>
                  </w:del>
                </m:r>
                <m:f>
                  <m:fPr>
                    <m:ctrlPr>
                      <w:del w:id="286" w:author="Bhwash, J.Y. el (16095065)" w:date="2021-01-14T15:50:00Z">
                        <w:rPr>
                          <w:rFonts w:ascii="Cambria Math" w:hAnsi="Cambria Math" w:cstheme="minorHAnsi"/>
                          <w:i/>
                          <w:strike/>
                          <w:lang w:val="en-GB"/>
                        </w:rPr>
                      </w:del>
                    </m:ctrlPr>
                  </m:fPr>
                  <m:num>
                    <m:r>
                      <w:del w:id="287" w:author="Bhwash, J.Y. el (16095065)" w:date="2021-01-14T15:50:00Z">
                        <w:rPr>
                          <w:rFonts w:ascii="Cambria Math" w:hAnsi="Cambria Math" w:cstheme="minorHAnsi"/>
                          <w:strike/>
                          <w:lang w:val="en-GB"/>
                        </w:rPr>
                        <m:t>x(i)-m</m:t>
                      </w:del>
                    </m:r>
                  </m:num>
                  <m:den>
                    <m:r>
                      <w:del w:id="288" w:author="Bhwash, J.Y. el (16095065)" w:date="2021-01-14T15:50:00Z">
                        <w:rPr>
                          <w:rFonts w:ascii="Cambria Math" w:hAnsi="Cambria Math" w:cstheme="minorHAnsi"/>
                          <w:strike/>
                          <w:lang w:val="en-GB"/>
                        </w:rPr>
                        <m:t>μ</m:t>
                      </w:del>
                    </m:r>
                  </m:den>
                </m:f>
              </m:oMath>
            </m:oMathPara>
          </w:p>
        </w:tc>
        <w:tc>
          <w:tcPr>
            <w:tcW w:w="831" w:type="dxa"/>
          </w:tcPr>
          <w:p w14:paraId="19FCB535" w14:textId="68EA8539" w:rsidR="00B700D8" w:rsidRPr="00DE6C50" w:rsidDel="00462100" w:rsidRDefault="00B700D8" w:rsidP="004C5518">
            <w:pPr>
              <w:rPr>
                <w:del w:id="289" w:author="Bhwash, J.Y. el (16095065)" w:date="2021-01-14T15:50:00Z"/>
                <w:rFonts w:cstheme="minorHAnsi"/>
                <w:strike/>
                <w:lang w:val="en-GB"/>
              </w:rPr>
            </w:pPr>
            <w:del w:id="290" w:author="Bhwash, J.Y. el (16095065)" w:date="2021-01-14T15:50:00Z">
              <w:r w:rsidRPr="00DE6C50" w:rsidDel="00462100">
                <w:rPr>
                  <w:rFonts w:cstheme="minorHAnsi"/>
                  <w:strike/>
                  <w:lang w:val="en-GB"/>
                </w:rPr>
                <w:delText>[</w:delText>
              </w:r>
              <w:r w:rsidR="005705BD" w:rsidRPr="00DE6C50" w:rsidDel="00462100">
                <w:rPr>
                  <w:rFonts w:cstheme="minorHAnsi"/>
                  <w:strike/>
                  <w:lang w:val="en-GB"/>
                </w:rPr>
                <w:delText>3</w:delText>
              </w:r>
              <w:r w:rsidRPr="00DE6C50" w:rsidDel="00462100">
                <w:rPr>
                  <w:rFonts w:cstheme="minorHAnsi"/>
                  <w:strike/>
                  <w:lang w:val="en-GB"/>
                </w:rPr>
                <w:delText>]</w:delText>
              </w:r>
            </w:del>
          </w:p>
        </w:tc>
      </w:tr>
    </w:tbl>
    <w:p w14:paraId="1788F3E7" w14:textId="61CA02B9" w:rsidR="00B64022" w:rsidRPr="00DE6C50" w:rsidDel="00462100" w:rsidRDefault="00B64022" w:rsidP="004C5518">
      <w:pPr>
        <w:rPr>
          <w:del w:id="291" w:author="Bhwash, J.Y. el (16095065)" w:date="2021-01-14T15:50:00Z"/>
          <w:rFonts w:cstheme="minorHAnsi"/>
          <w:strike/>
          <w:lang w:val="en-GB"/>
        </w:rPr>
      </w:pPr>
    </w:p>
    <w:p w14:paraId="27BB4B00" w14:textId="213E9FA2" w:rsidR="005808F5" w:rsidRPr="00DE6C50" w:rsidDel="00462100" w:rsidRDefault="00B700D8" w:rsidP="005808F5">
      <w:pPr>
        <w:rPr>
          <w:del w:id="292" w:author="Bhwash, J.Y. el (16095065)" w:date="2021-01-14T15:50:00Z"/>
          <w:rFonts w:eastAsiaTheme="minorEastAsia" w:cstheme="minorHAnsi"/>
          <w:strike/>
          <w:lang w:val="en-GB"/>
        </w:rPr>
      </w:pPr>
      <w:del w:id="293" w:author="Bhwash, J.Y. el (16095065)" w:date="2021-01-14T15:50:00Z">
        <w:r w:rsidRPr="00DE6C50" w:rsidDel="00462100">
          <w:rPr>
            <w:rFonts w:cstheme="minorHAnsi"/>
            <w:strike/>
            <w:lang w:val="en-GB"/>
          </w:rPr>
          <w:delText xml:space="preserve">In the formula </w:delText>
        </w:r>
        <w:r w:rsidR="005705BD" w:rsidRPr="00DE6C50" w:rsidDel="00462100">
          <w:rPr>
            <w:rFonts w:cstheme="minorHAnsi"/>
            <w:strike/>
            <w:lang w:val="en-GB"/>
          </w:rPr>
          <w:delText>3</w:delText>
        </w:r>
        <w:r w:rsidRPr="00DE6C50" w:rsidDel="00462100">
          <w:rPr>
            <w:rFonts w:cstheme="minorHAnsi"/>
            <w:strike/>
            <w:lang w:val="en-GB"/>
          </w:rPr>
          <w:delText xml:space="preserve"> the </w:delText>
        </w:r>
      </w:del>
      <m:oMath>
        <m:r>
          <w:del w:id="294" w:author="Bhwash, J.Y. el (16095065)" w:date="2021-01-14T15:50:00Z">
            <w:rPr>
              <w:rFonts w:ascii="Cambria Math" w:hAnsi="Cambria Math" w:cstheme="minorHAnsi"/>
              <w:strike/>
              <w:lang w:val="en-GB"/>
            </w:rPr>
            <m:t>x</m:t>
          </w:del>
        </m:r>
        <m:d>
          <m:dPr>
            <m:ctrlPr>
              <w:del w:id="295" w:author="Bhwash, J.Y. el (16095065)" w:date="2021-01-14T15:50:00Z">
                <w:rPr>
                  <w:rFonts w:ascii="Cambria Math" w:hAnsi="Cambria Math" w:cstheme="minorHAnsi"/>
                  <w:i/>
                  <w:strike/>
                  <w:lang w:val="en-GB"/>
                </w:rPr>
              </w:del>
            </m:ctrlPr>
          </m:dPr>
          <m:e>
            <m:r>
              <w:del w:id="296" w:author="Bhwash, J.Y. el (16095065)" w:date="2021-01-14T15:50:00Z">
                <w:rPr>
                  <w:rFonts w:ascii="Cambria Math" w:hAnsi="Cambria Math" w:cstheme="minorHAnsi"/>
                  <w:strike/>
                  <w:lang w:val="en-GB"/>
                </w:rPr>
                <m:t>i</m:t>
              </w:del>
            </m:r>
          </m:e>
        </m:d>
      </m:oMath>
      <w:del w:id="297" w:author="Bhwash, J.Y. el (16095065)" w:date="2021-01-14T15:50:00Z">
        <w:r w:rsidRPr="00DE6C50" w:rsidDel="00462100">
          <w:rPr>
            <w:rFonts w:cstheme="minorHAnsi"/>
            <w:strike/>
            <w:lang w:val="en-GB"/>
          </w:rPr>
          <w:delText xml:space="preserve"> is the </w:delText>
        </w:r>
      </w:del>
      <m:oMath>
        <m:r>
          <w:del w:id="298" w:author="Bhwash, J.Y. el (16095065)" w:date="2021-01-14T15:50:00Z">
            <w:rPr>
              <w:rFonts w:ascii="Cambria Math" w:hAnsi="Cambria Math" w:cstheme="minorHAnsi"/>
              <w:strike/>
              <w:lang w:val="en-GB"/>
            </w:rPr>
            <m:t>i</m:t>
          </w:del>
        </m:r>
      </m:oMath>
      <w:del w:id="299" w:author="Bhwash, J.Y. el (16095065)" w:date="2021-01-14T15:50:00Z">
        <w:r w:rsidRPr="00DE6C50" w:rsidDel="00462100">
          <w:rPr>
            <w:rFonts w:cstheme="minorHAnsi"/>
            <w:strike/>
            <w:lang w:val="en-GB"/>
          </w:rPr>
          <w:delText xml:space="preserve">’th datapoint, </w:delText>
        </w:r>
      </w:del>
      <m:oMath>
        <m:r>
          <w:del w:id="300" w:author="Bhwash, J.Y. el (16095065)" w:date="2021-01-14T15:50:00Z">
            <w:rPr>
              <w:rFonts w:ascii="Cambria Math" w:hAnsi="Cambria Math" w:cstheme="minorHAnsi"/>
              <w:strike/>
              <w:lang w:val="en-GB"/>
            </w:rPr>
            <m:t>m</m:t>
          </w:del>
        </m:r>
      </m:oMath>
      <w:del w:id="301" w:author="Bhwash, J.Y. el (16095065)" w:date="2021-01-14T15:50:00Z">
        <w:r w:rsidR="00FB709E" w:rsidRPr="00DE6C50" w:rsidDel="00462100">
          <w:rPr>
            <w:rFonts w:cstheme="minorHAnsi"/>
            <w:strike/>
            <w:lang w:val="en-GB"/>
          </w:rPr>
          <w:delText xml:space="preserve"> is the </w:delText>
        </w:r>
        <w:r w:rsidR="000642E8" w:rsidRPr="00DE6C50" w:rsidDel="00462100">
          <w:rPr>
            <w:rFonts w:cstheme="minorHAnsi"/>
            <w:strike/>
            <w:lang w:val="en-GB"/>
          </w:rPr>
          <w:delText xml:space="preserve">mean value over the entire dataset, </w:delText>
        </w:r>
      </w:del>
      <m:oMath>
        <m:r>
          <w:del w:id="302" w:author="Bhwash, J.Y. el (16095065)" w:date="2021-01-14T15:50:00Z">
            <w:rPr>
              <w:rFonts w:ascii="Cambria Math" w:hAnsi="Cambria Math" w:cstheme="minorHAnsi"/>
              <w:strike/>
              <w:lang w:val="en-GB"/>
            </w:rPr>
            <m:t>μ</m:t>
          </w:del>
        </m:r>
      </m:oMath>
      <w:del w:id="303" w:author="Bhwash, J.Y. el (16095065)" w:date="2021-01-14T15:50:00Z">
        <w:r w:rsidR="000642E8" w:rsidRPr="00DE6C50" w:rsidDel="00462100">
          <w:rPr>
            <w:rFonts w:cstheme="minorHAnsi"/>
            <w:strike/>
            <w:lang w:val="en-GB"/>
          </w:rPr>
          <w:delText xml:space="preserve"> is the standard</w:delText>
        </w:r>
        <w:r w:rsidR="00535A14" w:rsidRPr="00DE6C50" w:rsidDel="00462100">
          <w:rPr>
            <w:rFonts w:cstheme="minorHAnsi"/>
            <w:strike/>
            <w:lang w:val="en-GB"/>
          </w:rPr>
          <w:delText xml:space="preserve"> </w:delText>
        </w:r>
        <w:r w:rsidR="000642E8" w:rsidRPr="00DE6C50" w:rsidDel="00462100">
          <w:rPr>
            <w:rFonts w:cstheme="minorHAnsi"/>
            <w:strike/>
            <w:lang w:val="en-GB"/>
          </w:rPr>
          <w:delText xml:space="preserve">deviation and </w:delText>
        </w:r>
      </w:del>
      <m:oMath>
        <m:sSub>
          <m:sSubPr>
            <m:ctrlPr>
              <w:del w:id="304" w:author="Bhwash, J.Y. el (16095065)" w:date="2021-01-14T15:50:00Z">
                <w:rPr>
                  <w:rFonts w:ascii="Cambria Math" w:hAnsi="Cambria Math" w:cstheme="minorHAnsi"/>
                  <w:i/>
                  <w:strike/>
                  <w:lang w:val="en-GB"/>
                </w:rPr>
              </w:del>
            </m:ctrlPr>
          </m:sSubPr>
          <m:e>
            <m:r>
              <w:del w:id="305" w:author="Bhwash, J.Y. el (16095065)" w:date="2021-01-14T15:50:00Z">
                <w:rPr>
                  <w:rFonts w:ascii="Cambria Math" w:hAnsi="Cambria Math" w:cstheme="minorHAnsi"/>
                  <w:strike/>
                  <w:lang w:val="en-GB"/>
                </w:rPr>
                <m:t>x</m:t>
              </w:del>
            </m:r>
          </m:e>
          <m:sub>
            <m:r>
              <w:del w:id="306" w:author="Bhwash, J.Y. el (16095065)" w:date="2021-01-14T15:50:00Z">
                <w:rPr>
                  <w:rFonts w:ascii="Cambria Math" w:hAnsi="Cambria Math" w:cstheme="minorHAnsi"/>
                  <w:strike/>
                  <w:lang w:val="en-GB"/>
                </w:rPr>
                <m:t>scaled</m:t>
              </w:del>
            </m:r>
          </m:sub>
        </m:sSub>
        <m:r>
          <w:del w:id="307" w:author="Bhwash, J.Y. el (16095065)" w:date="2021-01-14T15:50:00Z">
            <w:rPr>
              <w:rFonts w:ascii="Cambria Math" w:hAnsi="Cambria Math" w:cstheme="minorHAnsi"/>
              <w:strike/>
              <w:lang w:val="en-GB"/>
            </w:rPr>
            <m:t>(i)</m:t>
          </w:del>
        </m:r>
      </m:oMath>
      <w:del w:id="308" w:author="Bhwash, J.Y. el (16095065)" w:date="2021-01-14T15:50:00Z">
        <w:r w:rsidR="000642E8" w:rsidRPr="00DE6C50" w:rsidDel="00462100">
          <w:rPr>
            <w:rFonts w:eastAsiaTheme="minorEastAsia" w:cstheme="minorHAnsi"/>
            <w:strike/>
            <w:lang w:val="en-GB"/>
          </w:rPr>
          <w:delText xml:space="preserve"> is the scaled </w:delText>
        </w:r>
      </w:del>
      <m:oMath>
        <m:r>
          <w:del w:id="309" w:author="Bhwash, J.Y. el (16095065)" w:date="2021-01-14T15:50:00Z">
            <w:rPr>
              <w:rFonts w:ascii="Cambria Math" w:hAnsi="Cambria Math" w:cstheme="minorHAnsi"/>
              <w:strike/>
              <w:lang w:val="en-GB"/>
            </w:rPr>
            <m:t>i</m:t>
          </w:del>
        </m:r>
      </m:oMath>
      <w:del w:id="310" w:author="Bhwash, J.Y. el (16095065)" w:date="2021-01-14T15:50:00Z">
        <w:r w:rsidR="00546822" w:rsidRPr="00DE6C50" w:rsidDel="00462100">
          <w:rPr>
            <w:rFonts w:eastAsiaTheme="minorEastAsia" w:cstheme="minorHAnsi"/>
            <w:strike/>
            <w:lang w:val="en-GB"/>
          </w:rPr>
          <w:delText>’th datapoint.</w:delText>
        </w:r>
      </w:del>
    </w:p>
    <w:p w14:paraId="07793BC9" w14:textId="5F11B90B" w:rsidR="00561BC7" w:rsidRPr="00DE6C50" w:rsidDel="00462100" w:rsidRDefault="00854E04" w:rsidP="00561BC7">
      <w:pPr>
        <w:pStyle w:val="Kop3"/>
        <w:rPr>
          <w:del w:id="311" w:author="Bhwash, J.Y. el (16095065)" w:date="2021-01-14T15:50:00Z"/>
          <w:rFonts w:asciiTheme="minorHAnsi" w:hAnsiTheme="minorHAnsi" w:cstheme="minorHAnsi"/>
          <w:strike/>
          <w:lang w:val="en-GB"/>
        </w:rPr>
      </w:pPr>
      <w:commentRangeStart w:id="312"/>
      <w:del w:id="313" w:author="Bhwash, J.Y. el (16095065)" w:date="2021-01-14T15:50:00Z">
        <w:r w:rsidRPr="00DE6C50" w:rsidDel="00462100">
          <w:rPr>
            <w:rFonts w:asciiTheme="minorHAnsi" w:hAnsiTheme="minorHAnsi" w:cstheme="minorHAnsi"/>
            <w:strike/>
            <w:lang w:val="en-GB"/>
          </w:rPr>
          <w:delText>Loss function</w:delText>
        </w:r>
        <w:commentRangeEnd w:id="312"/>
        <w:r w:rsidRPr="00DE6C50" w:rsidDel="00462100">
          <w:rPr>
            <w:rStyle w:val="Verwijzingopmerking"/>
            <w:rFonts w:asciiTheme="minorHAnsi" w:eastAsiaTheme="minorHAnsi" w:hAnsiTheme="minorHAnsi" w:cstheme="minorHAnsi"/>
            <w:b w:val="0"/>
            <w:strike/>
            <w:color w:val="auto"/>
          </w:rPr>
          <w:commentReference w:id="312"/>
        </w:r>
      </w:del>
    </w:p>
    <w:p w14:paraId="0E2FAE44" w14:textId="235BCD78" w:rsidR="00AF6156" w:rsidRPr="00DE6C50" w:rsidDel="00462100" w:rsidRDefault="00854E04" w:rsidP="00AF6156">
      <w:pPr>
        <w:rPr>
          <w:del w:id="314" w:author="Bhwash, J.Y. el (16095065)" w:date="2021-01-14T15:50:00Z"/>
          <w:rFonts w:cstheme="minorHAnsi"/>
          <w:strike/>
          <w:lang w:val="en-GB"/>
        </w:rPr>
      </w:pPr>
      <w:del w:id="315" w:author="Bhwash, J.Y. el (16095065)" w:date="2021-01-14T15:50:00Z">
        <w:r w:rsidRPr="00DE6C50" w:rsidDel="00462100">
          <w:rPr>
            <w:rFonts w:cstheme="minorHAnsi"/>
            <w:strike/>
            <w:lang w:val="en-GB"/>
          </w:rPr>
          <w:delText xml:space="preserve">The LSTM and the </w:delText>
        </w:r>
        <w:r w:rsidR="00090701" w:rsidRPr="00DE6C50" w:rsidDel="00462100">
          <w:rPr>
            <w:rFonts w:cstheme="minorHAnsi"/>
            <w:strike/>
            <w:lang w:val="en-GB"/>
          </w:rPr>
          <w:delText xml:space="preserve">MLP need a function to optimize for so </w:delText>
        </w:r>
        <w:r w:rsidR="006D64C5" w:rsidRPr="00DE6C50" w:rsidDel="00462100">
          <w:rPr>
            <w:rFonts w:cstheme="minorHAnsi"/>
            <w:strike/>
            <w:lang w:val="en-GB"/>
          </w:rPr>
          <w:delText xml:space="preserve">it can evaluate and optimize how well it performs. </w:delText>
        </w:r>
        <w:r w:rsidR="007E215C" w:rsidRPr="00DE6C50" w:rsidDel="00462100">
          <w:rPr>
            <w:rFonts w:cstheme="minorHAnsi"/>
            <w:strike/>
            <w:lang w:val="en-GB"/>
          </w:rPr>
          <w:delText xml:space="preserve">The Huber loss is used for this. This loss </w:delText>
        </w:r>
        <w:r w:rsidR="00020938" w:rsidRPr="00DE6C50" w:rsidDel="00462100">
          <w:rPr>
            <w:rFonts w:cstheme="minorHAnsi"/>
            <w:strike/>
            <w:lang w:val="en-GB"/>
          </w:rPr>
          <w:delText xml:space="preserve">function </w:delText>
        </w:r>
        <w:r w:rsidR="00262BC1" w:rsidRPr="00DE6C50" w:rsidDel="00462100">
          <w:rPr>
            <w:rFonts w:cstheme="minorHAnsi"/>
            <w:strike/>
            <w:lang w:val="en-GB"/>
          </w:rPr>
          <w:delText>uses</w:delText>
        </w:r>
        <w:r w:rsidR="002D1D29" w:rsidRPr="00DE6C50" w:rsidDel="00462100">
          <w:rPr>
            <w:rFonts w:cstheme="minorHAnsi"/>
            <w:strike/>
            <w:lang w:val="en-GB"/>
          </w:rPr>
          <w:delText xml:space="preserve"> </w:delText>
        </w:r>
        <w:r w:rsidR="00120171" w:rsidRPr="00DE6C50" w:rsidDel="00462100">
          <w:rPr>
            <w:rFonts w:cstheme="minorHAnsi"/>
            <w:strike/>
            <w:lang w:val="en-GB"/>
          </w:rPr>
          <w:delText>2</w:delText>
        </w:r>
        <w:r w:rsidR="004B4F69" w:rsidRPr="00DE6C50" w:rsidDel="00462100">
          <w:rPr>
            <w:rFonts w:cstheme="minorHAnsi"/>
            <w:strike/>
            <w:lang w:val="en-GB"/>
          </w:rPr>
          <w:delText xml:space="preserve"> </w:delText>
        </w:r>
        <w:r w:rsidR="00020938" w:rsidRPr="00DE6C50" w:rsidDel="00462100">
          <w:rPr>
            <w:rFonts w:cstheme="minorHAnsi"/>
            <w:strike/>
            <w:lang w:val="en-GB"/>
          </w:rPr>
          <w:delText xml:space="preserve">different </w:delText>
        </w:r>
        <w:r w:rsidR="00CD70B4" w:rsidRPr="00DE6C50" w:rsidDel="00462100">
          <w:rPr>
            <w:rFonts w:cstheme="minorHAnsi"/>
            <w:strike/>
            <w:lang w:val="en-GB"/>
          </w:rPr>
          <w:delText xml:space="preserve">functions. One for the </w:delText>
        </w:r>
        <w:r w:rsidR="002732D1" w:rsidRPr="00DE6C50" w:rsidDel="00462100">
          <w:rPr>
            <w:rFonts w:cstheme="minorHAnsi"/>
            <w:strike/>
            <w:lang w:val="en-GB"/>
          </w:rPr>
          <w:delText xml:space="preserve">points with </w:delText>
        </w:r>
        <w:r w:rsidR="003035FA" w:rsidRPr="00DE6C50" w:rsidDel="00462100">
          <w:rPr>
            <w:rFonts w:cstheme="minorHAnsi"/>
            <w:strike/>
            <w:lang w:val="en-GB"/>
          </w:rPr>
          <w:delText>high varian</w:delText>
        </w:r>
        <w:r w:rsidR="00FB38A5" w:rsidRPr="00DE6C50" w:rsidDel="00462100">
          <w:rPr>
            <w:rFonts w:cstheme="minorHAnsi"/>
            <w:strike/>
            <w:lang w:val="en-GB"/>
          </w:rPr>
          <w:delText xml:space="preserve">ce </w:delText>
        </w:r>
        <w:r w:rsidR="00256CBE" w:rsidRPr="00DE6C50" w:rsidDel="00462100">
          <w:rPr>
            <w:rFonts w:cstheme="minorHAnsi"/>
            <w:strike/>
            <w:lang w:val="en-GB"/>
          </w:rPr>
          <w:delText xml:space="preserve">and one for the </w:delText>
        </w:r>
        <w:r w:rsidR="002732D1" w:rsidRPr="00DE6C50" w:rsidDel="00462100">
          <w:rPr>
            <w:rFonts w:cstheme="minorHAnsi"/>
            <w:strike/>
            <w:lang w:val="en-GB"/>
          </w:rPr>
          <w:delText>points with an low variance. Both formulas are shown below:</w:delText>
        </w:r>
      </w:del>
    </w:p>
    <w:tbl>
      <w:tblPr>
        <w:tblStyle w:val="Tabel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1"/>
      </w:tblGrid>
      <w:tr w:rsidR="00AF5D61" w:rsidRPr="009C782C" w:rsidDel="00462100" w14:paraId="18C937B3" w14:textId="34D164E0" w:rsidTr="00B72675">
        <w:trPr>
          <w:del w:id="316" w:author="Bhwash, J.Y. el (16095065)" w:date="2021-01-14T15:50:00Z"/>
        </w:trPr>
        <w:tc>
          <w:tcPr>
            <w:tcW w:w="7735" w:type="dxa"/>
          </w:tcPr>
          <w:p w14:paraId="217ADC75" w14:textId="7D3900FC" w:rsidR="00AF5D61" w:rsidRPr="00DE6C50" w:rsidDel="00462100" w:rsidRDefault="00247197" w:rsidP="004C5518">
            <w:pPr>
              <w:rPr>
                <w:del w:id="317" w:author="Bhwash, J.Y. el (16095065)" w:date="2021-01-14T15:50:00Z"/>
                <w:rFonts w:cstheme="minorHAnsi"/>
                <w:strike/>
                <w:lang w:val="en-GB"/>
              </w:rPr>
            </w:pPr>
            <m:oMathPara>
              <m:oMath>
                <m:r>
                  <w:del w:id="318" w:author="Bhwash, J.Y. el (16095065)" w:date="2021-01-14T15:50:00Z">
                    <m:rPr>
                      <m:sty m:val="p"/>
                    </m:rPr>
                    <w:rPr>
                      <w:rFonts w:ascii="Cambria Math" w:hAnsi="Cambria Math" w:cstheme="minorHAnsi"/>
                      <w:strike/>
                      <w:lang w:val="en-GB"/>
                    </w:rPr>
                    <m:t>loss</m:t>
                  </w:del>
                </m:r>
                <m:r>
                  <w:del w:id="319" w:author="Bhwash, J.Y. el (16095065)" w:date="2021-01-14T15:50:00Z">
                    <w:rPr>
                      <w:rFonts w:ascii="Cambria Math" w:hAnsi="Cambria Math" w:cstheme="minorHAnsi"/>
                      <w:strike/>
                      <w:lang w:val="en-GB"/>
                    </w:rPr>
                    <m:t>(x,y)=</m:t>
                  </w:del>
                </m:r>
                <m:f>
                  <m:fPr>
                    <m:ctrlPr>
                      <w:del w:id="320" w:author="Bhwash, J.Y. el (16095065)" w:date="2021-01-14T15:50:00Z">
                        <w:rPr>
                          <w:rFonts w:ascii="Cambria Math" w:hAnsi="Cambria Math" w:cstheme="minorHAnsi"/>
                          <w:i/>
                          <w:strike/>
                          <w:lang w:val="en-GB"/>
                        </w:rPr>
                      </w:del>
                    </m:ctrlPr>
                  </m:fPr>
                  <m:num>
                    <m:r>
                      <w:del w:id="321" w:author="Bhwash, J.Y. el (16095065)" w:date="2021-01-14T15:50:00Z">
                        <w:rPr>
                          <w:rFonts w:ascii="Cambria Math" w:hAnsi="Cambria Math" w:cstheme="minorHAnsi"/>
                          <w:strike/>
                          <w:lang w:val="en-GB"/>
                        </w:rPr>
                        <m:t>1</m:t>
                      </w:del>
                    </m:r>
                  </m:num>
                  <m:den>
                    <m:r>
                      <w:del w:id="322" w:author="Bhwash, J.Y. el (16095065)" w:date="2021-01-14T15:50:00Z">
                        <w:rPr>
                          <w:rFonts w:ascii="Cambria Math" w:hAnsi="Cambria Math" w:cstheme="minorHAnsi"/>
                          <w:strike/>
                          <w:lang w:val="en-GB"/>
                        </w:rPr>
                        <m:t>n</m:t>
                      </w:del>
                    </m:r>
                  </m:den>
                </m:f>
                <m:nary>
                  <m:naryPr>
                    <m:chr m:val="∑"/>
                    <m:limLoc m:val="subSup"/>
                    <m:supHide m:val="1"/>
                    <m:ctrlPr>
                      <w:del w:id="323" w:author="Bhwash, J.Y. el (16095065)" w:date="2021-01-14T15:50:00Z">
                        <w:rPr>
                          <w:rFonts w:ascii="Cambria Math" w:hAnsi="Cambria Math" w:cstheme="minorHAnsi"/>
                          <w:i/>
                          <w:strike/>
                          <w:lang w:val="en-GB"/>
                        </w:rPr>
                      </w:del>
                    </m:ctrlPr>
                  </m:naryPr>
                  <m:sub>
                    <m:r>
                      <w:del w:id="324" w:author="Bhwash, J.Y. el (16095065)" w:date="2021-01-14T15:50:00Z">
                        <w:rPr>
                          <w:rFonts w:ascii="Cambria Math" w:hAnsi="Cambria Math" w:cstheme="minorHAnsi"/>
                          <w:strike/>
                          <w:lang w:val="en-GB"/>
                        </w:rPr>
                        <m:t>i</m:t>
                      </w:del>
                    </m:r>
                  </m:sub>
                  <m:sup/>
                  <m:e>
                    <m:sSub>
                      <m:sSubPr>
                        <m:ctrlPr>
                          <w:del w:id="325" w:author="Bhwash, J.Y. el (16095065)" w:date="2021-01-14T15:50:00Z">
                            <w:rPr>
                              <w:rFonts w:ascii="Cambria Math" w:hAnsi="Cambria Math" w:cstheme="minorHAnsi"/>
                              <w:i/>
                              <w:strike/>
                              <w:lang w:val="en-GB"/>
                            </w:rPr>
                          </w:del>
                        </m:ctrlPr>
                      </m:sSubPr>
                      <m:e>
                        <m:r>
                          <w:del w:id="326" w:author="Bhwash, J.Y. el (16095065)" w:date="2021-01-14T15:50:00Z">
                            <w:rPr>
                              <w:rFonts w:ascii="Cambria Math" w:hAnsi="Cambria Math" w:cstheme="minorHAnsi"/>
                              <w:strike/>
                              <w:lang w:val="en-GB"/>
                            </w:rPr>
                            <m:t>z</m:t>
                          </w:del>
                        </m:r>
                      </m:e>
                      <m:sub>
                        <m:r>
                          <w:del w:id="327" w:author="Bhwash, J.Y. el (16095065)" w:date="2021-01-14T15:50:00Z">
                            <w:rPr>
                              <w:rFonts w:ascii="Cambria Math" w:hAnsi="Cambria Math" w:cstheme="minorHAnsi"/>
                              <w:strike/>
                              <w:lang w:val="en-GB"/>
                            </w:rPr>
                            <m:t>i</m:t>
                          </w:del>
                        </m:r>
                      </m:sub>
                    </m:sSub>
                  </m:e>
                </m:nary>
              </m:oMath>
            </m:oMathPara>
          </w:p>
        </w:tc>
        <w:tc>
          <w:tcPr>
            <w:tcW w:w="1281" w:type="dxa"/>
          </w:tcPr>
          <w:p w14:paraId="0168491B" w14:textId="60DDB764" w:rsidR="00AF5D61" w:rsidRPr="00DE6C50" w:rsidDel="00462100" w:rsidRDefault="00AF5D61" w:rsidP="004C5518">
            <w:pPr>
              <w:rPr>
                <w:del w:id="328" w:author="Bhwash, J.Y. el (16095065)" w:date="2021-01-14T15:50:00Z"/>
                <w:rFonts w:cstheme="minorHAnsi"/>
                <w:strike/>
                <w:lang w:val="en-GB"/>
              </w:rPr>
            </w:pPr>
            <w:del w:id="329" w:author="Bhwash, J.Y. el (16095065)" w:date="2021-01-14T15:50:00Z">
              <w:r w:rsidRPr="00DE6C50" w:rsidDel="00462100">
                <w:rPr>
                  <w:rFonts w:cstheme="minorHAnsi"/>
                  <w:strike/>
                  <w:lang w:val="en-GB"/>
                </w:rPr>
                <w:delText>[</w:delText>
              </w:r>
              <w:r w:rsidR="005705BD" w:rsidRPr="00DE6C50" w:rsidDel="00462100">
                <w:rPr>
                  <w:rFonts w:cstheme="minorHAnsi"/>
                  <w:strike/>
                  <w:lang w:val="en-GB"/>
                </w:rPr>
                <w:delText>4</w:delText>
              </w:r>
              <w:r w:rsidRPr="00DE6C50" w:rsidDel="00462100">
                <w:rPr>
                  <w:rFonts w:cstheme="minorHAnsi"/>
                  <w:strike/>
                  <w:lang w:val="en-GB"/>
                </w:rPr>
                <w:delText>a]</w:delText>
              </w:r>
            </w:del>
          </w:p>
        </w:tc>
      </w:tr>
    </w:tbl>
    <w:p w14:paraId="5F1786B8" w14:textId="7002AA3C" w:rsidR="00B519F4" w:rsidRPr="004F4051" w:rsidRDefault="00B519F4" w:rsidP="00B519F4">
      <w:pPr>
        <w:pStyle w:val="Kop3"/>
        <w:rPr>
          <w:rFonts w:cstheme="majorHAnsi"/>
          <w:lang w:val="en-GB"/>
          <w:rPrChange w:id="330" w:author="Drunen, C.G. van (18062814)" w:date="2021-01-14T15:41:00Z">
            <w:rPr>
              <w:rFonts w:asciiTheme="minorHAnsi" w:hAnsiTheme="minorHAnsi" w:cstheme="minorHAnsi"/>
              <w:lang w:val="en-GB"/>
            </w:rPr>
          </w:rPrChange>
        </w:rPr>
      </w:pPr>
      <w:bookmarkStart w:id="331" w:name="_Toc60831415"/>
      <w:bookmarkStart w:id="332" w:name="_Toc60832498"/>
      <w:bookmarkStart w:id="333" w:name="_Toc60839486"/>
      <w:r w:rsidRPr="004F4051">
        <w:rPr>
          <w:rFonts w:cstheme="majorHAnsi"/>
          <w:lang w:val="en-GB"/>
          <w:rPrChange w:id="334" w:author="Drunen, C.G. van (18062814)" w:date="2021-01-14T15:41:00Z">
            <w:rPr>
              <w:rFonts w:asciiTheme="minorHAnsi" w:hAnsiTheme="minorHAnsi" w:cstheme="minorHAnsi"/>
              <w:lang w:val="en-GB"/>
            </w:rPr>
          </w:rPrChange>
        </w:rPr>
        <w:t>Energy Production</w:t>
      </w:r>
      <w:bookmarkEnd w:id="331"/>
      <w:bookmarkEnd w:id="332"/>
      <w:bookmarkEnd w:id="333"/>
    </w:p>
    <w:p w14:paraId="4E6C1727" w14:textId="1DE0605B" w:rsidR="00215810" w:rsidRDefault="00B519F4" w:rsidP="003D0A30">
      <w:pPr>
        <w:jc w:val="both"/>
        <w:rPr>
          <w:rFonts w:cstheme="minorHAnsi"/>
          <w:lang w:val="en-GB"/>
        </w:rPr>
      </w:pPr>
      <w:r w:rsidRPr="00BA0AE1">
        <w:rPr>
          <w:rFonts w:cstheme="minorHAnsi"/>
          <w:lang w:val="en-GB"/>
        </w:rPr>
        <w:t>When it comes to the prediction of the hourly amount of solar energy produced</w:t>
      </w:r>
      <w:r w:rsidR="00864710" w:rsidRPr="00BA0AE1">
        <w:rPr>
          <w:rFonts w:cstheme="minorHAnsi"/>
          <w:lang w:val="en-GB"/>
        </w:rPr>
        <w:t xml:space="preserve"> of the next day</w:t>
      </w:r>
      <w:r w:rsidRPr="00BA0AE1">
        <w:rPr>
          <w:rFonts w:cstheme="minorHAnsi"/>
          <w:lang w:val="en-GB"/>
        </w:rPr>
        <w:t xml:space="preserve"> by the NZEB</w:t>
      </w:r>
      <w:r w:rsidR="00864710" w:rsidRPr="00BA0AE1">
        <w:rPr>
          <w:rFonts w:cstheme="minorHAnsi"/>
          <w:lang w:val="en-GB"/>
        </w:rPr>
        <w:t>,</w:t>
      </w:r>
      <w:r w:rsidRPr="00BA0AE1">
        <w:rPr>
          <w:rFonts w:cstheme="minorHAnsi"/>
          <w:lang w:val="en-GB"/>
        </w:rPr>
        <w:t xml:space="preserve"> each of the models described earlier were implemented separately. </w:t>
      </w:r>
      <w:r w:rsidR="00496BC4" w:rsidRPr="00BA0AE1">
        <w:rPr>
          <w:rFonts w:cstheme="minorHAnsi"/>
          <w:lang w:val="en-GB"/>
        </w:rPr>
        <w:t>Generally</w:t>
      </w:r>
      <w:r w:rsidRPr="00BA0AE1">
        <w:rPr>
          <w:rFonts w:cstheme="minorHAnsi"/>
          <w:lang w:val="en-GB"/>
        </w:rPr>
        <w:t xml:space="preserve"> machine learning models</w:t>
      </w:r>
      <w:r w:rsidR="00DA2EAD" w:rsidRPr="00BA0AE1">
        <w:rPr>
          <w:rFonts w:cstheme="minorHAnsi"/>
          <w:lang w:val="en-GB"/>
        </w:rPr>
        <w:t>,</w:t>
      </w:r>
      <w:r w:rsidRPr="00BA0AE1">
        <w:rPr>
          <w:rFonts w:cstheme="minorHAnsi"/>
          <w:lang w:val="en-GB"/>
        </w:rPr>
        <w:t xml:space="preserve"> such as SVR</w:t>
      </w:r>
      <w:r w:rsidR="00DA2EAD" w:rsidRPr="00BA0AE1">
        <w:rPr>
          <w:rFonts w:cstheme="minorHAnsi"/>
          <w:lang w:val="en-GB"/>
        </w:rPr>
        <w:t>,</w:t>
      </w:r>
      <w:r w:rsidRPr="00BA0AE1">
        <w:rPr>
          <w:rFonts w:cstheme="minorHAnsi"/>
          <w:lang w:val="en-GB"/>
        </w:rPr>
        <w:t xml:space="preserve"> MVLR </w:t>
      </w:r>
      <w:r w:rsidR="00DA2EAD" w:rsidRPr="00BA0AE1">
        <w:rPr>
          <w:rFonts w:cstheme="minorHAnsi"/>
          <w:lang w:val="en-GB"/>
        </w:rPr>
        <w:t>and</w:t>
      </w:r>
      <w:r w:rsidR="00914BB6" w:rsidRPr="00BA0AE1">
        <w:rPr>
          <w:rFonts w:cstheme="minorHAnsi"/>
          <w:lang w:val="en-GB"/>
        </w:rPr>
        <w:t xml:space="preserve"> MLP</w:t>
      </w:r>
      <w:r w:rsidR="00DA2EAD" w:rsidRPr="00BA0AE1">
        <w:rPr>
          <w:rFonts w:cstheme="minorHAnsi"/>
          <w:lang w:val="en-GB"/>
        </w:rPr>
        <w:t>,</w:t>
      </w:r>
      <w:r w:rsidR="00914BB6" w:rsidRPr="00BA0AE1">
        <w:rPr>
          <w:rFonts w:cstheme="minorHAnsi"/>
          <w:lang w:val="en-GB"/>
        </w:rPr>
        <w:t xml:space="preserve"> </w:t>
      </w:r>
      <w:r w:rsidRPr="00BA0AE1">
        <w:rPr>
          <w:rFonts w:cstheme="minorHAnsi"/>
          <w:lang w:val="en-GB"/>
        </w:rPr>
        <w:t xml:space="preserve">cannot look back into their timeseries dataset like </w:t>
      </w:r>
      <w:r w:rsidR="00914BB6" w:rsidRPr="00BA0AE1">
        <w:rPr>
          <w:rFonts w:cstheme="minorHAnsi"/>
          <w:lang w:val="en-GB"/>
        </w:rPr>
        <w:t>the</w:t>
      </w:r>
      <w:r w:rsidRPr="00BA0AE1">
        <w:rPr>
          <w:rFonts w:cstheme="minorHAnsi"/>
          <w:lang w:val="en-GB"/>
        </w:rPr>
        <w:t xml:space="preserve"> LSTM can</w:t>
      </w:r>
      <w:r w:rsidR="00237092" w:rsidRPr="00BA0AE1">
        <w:rPr>
          <w:rFonts w:cstheme="minorHAnsi"/>
          <w:lang w:val="en-GB"/>
        </w:rPr>
        <w:t xml:space="preserve"> by remembering</w:t>
      </w:r>
      <w:r w:rsidR="00D8455B">
        <w:rPr>
          <w:rFonts w:cstheme="minorHAnsi"/>
          <w:lang w:val="en-GB"/>
        </w:rPr>
        <w:t xml:space="preserve"> it</w:t>
      </w:r>
      <w:r w:rsidR="00237092" w:rsidRPr="00BA0AE1">
        <w:rPr>
          <w:rFonts w:cstheme="minorHAnsi"/>
          <w:lang w:val="en-GB"/>
        </w:rPr>
        <w:t>. Therefore these</w:t>
      </w:r>
      <w:r w:rsidRPr="00BA0AE1">
        <w:rPr>
          <w:rFonts w:cstheme="minorHAnsi"/>
          <w:lang w:val="en-GB"/>
        </w:rPr>
        <w:t xml:space="preserve"> need a different way to look back into their data for comparable results.</w:t>
      </w:r>
      <w:commentRangeStart w:id="335"/>
      <w:r w:rsidRPr="00BA0AE1">
        <w:rPr>
          <w:rFonts w:cstheme="minorHAnsi"/>
          <w:lang w:val="en-GB"/>
        </w:rPr>
        <w:t xml:space="preserve"> Therefore </w:t>
      </w:r>
      <w:r w:rsidR="001B03F6">
        <w:rPr>
          <w:rFonts w:cstheme="minorHAnsi"/>
          <w:lang w:val="en-GB"/>
        </w:rPr>
        <w:t>2</w:t>
      </w:r>
      <w:r w:rsidR="004B4F69" w:rsidRPr="00BA0AE1">
        <w:rPr>
          <w:rFonts w:cstheme="minorHAnsi"/>
          <w:lang w:val="en-GB"/>
        </w:rPr>
        <w:t xml:space="preserve"> </w:t>
      </w:r>
      <w:r w:rsidRPr="00BA0AE1">
        <w:rPr>
          <w:rFonts w:cstheme="minorHAnsi"/>
          <w:lang w:val="en-GB"/>
        </w:rPr>
        <w:t xml:space="preserve">datasets were created, </w:t>
      </w:r>
      <w:r w:rsidR="00237092" w:rsidRPr="00BA0AE1">
        <w:rPr>
          <w:rFonts w:cstheme="minorHAnsi"/>
          <w:lang w:val="en-GB"/>
        </w:rPr>
        <w:t>one</w:t>
      </w:r>
      <w:r w:rsidRPr="00BA0AE1">
        <w:rPr>
          <w:rFonts w:cstheme="minorHAnsi"/>
          <w:lang w:val="en-GB"/>
        </w:rPr>
        <w:t xml:space="preserve"> for each model type, displayed </w:t>
      </w:r>
      <w:commentRangeEnd w:id="335"/>
      <w:r w:rsidR="00DE65C2" w:rsidRPr="00BA0AE1">
        <w:rPr>
          <w:rStyle w:val="Verwijzingopmerking"/>
          <w:rFonts w:cstheme="minorHAnsi"/>
        </w:rPr>
        <w:commentReference w:id="335"/>
      </w:r>
      <w:r w:rsidRPr="00BA0AE1">
        <w:rPr>
          <w:rFonts w:cstheme="minorHAnsi"/>
          <w:lang w:val="en-GB"/>
        </w:rPr>
        <w:t xml:space="preserve">in </w:t>
      </w:r>
      <w:r w:rsidR="00CD290C">
        <w:rPr>
          <w:rFonts w:cstheme="minorHAnsi"/>
          <w:lang w:val="en-GB"/>
        </w:rPr>
        <w:t>Table 2</w:t>
      </w:r>
      <w:r w:rsidRPr="00BA0AE1">
        <w:rPr>
          <w:rFonts w:cstheme="minorHAnsi"/>
          <w:lang w:val="en-GB"/>
        </w:rPr>
        <w:t>. The main difference being that the one for SVR</w:t>
      </w:r>
      <w:r w:rsidR="00011E47" w:rsidRPr="00BA0AE1">
        <w:rPr>
          <w:rFonts w:cstheme="minorHAnsi"/>
          <w:lang w:val="en-GB"/>
        </w:rPr>
        <w:t>,</w:t>
      </w:r>
      <w:r w:rsidRPr="00BA0AE1">
        <w:rPr>
          <w:rFonts w:cstheme="minorHAnsi"/>
          <w:lang w:val="en-GB"/>
        </w:rPr>
        <w:t xml:space="preserve"> MVLR </w:t>
      </w:r>
      <w:r w:rsidR="00D30FE6" w:rsidRPr="00BA0AE1">
        <w:rPr>
          <w:rFonts w:cstheme="minorHAnsi"/>
          <w:lang w:val="en-GB"/>
        </w:rPr>
        <w:t>and</w:t>
      </w:r>
      <w:commentRangeStart w:id="336"/>
      <w:r w:rsidR="00011E47" w:rsidRPr="00BA0AE1">
        <w:rPr>
          <w:rFonts w:cstheme="minorHAnsi"/>
          <w:lang w:val="en-GB"/>
        </w:rPr>
        <w:t xml:space="preserve"> </w:t>
      </w:r>
      <w:commentRangeEnd w:id="336"/>
      <w:r w:rsidR="00A665CA" w:rsidRPr="00BA0AE1">
        <w:rPr>
          <w:rStyle w:val="Verwijzingopmerking"/>
          <w:rFonts w:cstheme="minorHAnsi"/>
        </w:rPr>
        <w:commentReference w:id="336"/>
      </w:r>
      <w:r w:rsidR="00011E47" w:rsidRPr="00BA0AE1">
        <w:rPr>
          <w:rFonts w:cstheme="minorHAnsi"/>
          <w:lang w:val="en-GB"/>
        </w:rPr>
        <w:t>MLP</w:t>
      </w:r>
      <w:r w:rsidRPr="00BA0AE1">
        <w:rPr>
          <w:rFonts w:cstheme="minorHAnsi"/>
          <w:lang w:val="en-GB"/>
        </w:rPr>
        <w:t xml:space="preserve"> contains the energy production </w:t>
      </w:r>
      <w:r w:rsidR="00237092" w:rsidRPr="00BA0AE1">
        <w:rPr>
          <w:rFonts w:cstheme="minorHAnsi"/>
          <w:lang w:val="en-GB"/>
        </w:rPr>
        <w:t>of 24 hours ago till</w:t>
      </w:r>
      <w:r w:rsidRPr="00BA0AE1">
        <w:rPr>
          <w:rFonts w:cstheme="minorHAnsi"/>
          <w:lang w:val="en-GB"/>
        </w:rPr>
        <w:t xml:space="preserve"> 168 </w:t>
      </w:r>
      <w:r w:rsidR="00237092" w:rsidRPr="00BA0AE1">
        <w:rPr>
          <w:rFonts w:cstheme="minorHAnsi"/>
          <w:lang w:val="en-GB"/>
        </w:rPr>
        <w:t>hours ago</w:t>
      </w:r>
      <w:r w:rsidR="00D30FE6" w:rsidRPr="00BA0AE1">
        <w:rPr>
          <w:rFonts w:cstheme="minorHAnsi"/>
          <w:lang w:val="en-GB"/>
        </w:rPr>
        <w:t>.</w:t>
      </w:r>
      <w:r w:rsidR="00215810">
        <w:rPr>
          <w:rFonts w:cstheme="minorHAnsi"/>
          <w:lang w:val="en-GB"/>
        </w:rPr>
        <w:t xml:space="preserve"> </w:t>
      </w:r>
    </w:p>
    <w:p w14:paraId="2D5753A4" w14:textId="5388DF00" w:rsidR="00C92FAF" w:rsidRPr="00CD290C" w:rsidRDefault="00C92FAF" w:rsidP="00E96BDC">
      <w:pPr>
        <w:pStyle w:val="Bijschrift"/>
        <w:keepNext/>
        <w:jc w:val="both"/>
        <w:rPr>
          <w:vertAlign w:val="subscript"/>
          <w:lang w:val="en-GB"/>
        </w:rPr>
      </w:pPr>
      <w:r w:rsidRPr="00311994">
        <w:rPr>
          <w:lang w:val="en-GB"/>
        </w:rPr>
        <w:lastRenderedPageBreak/>
        <w:t xml:space="preserve">Table </w:t>
      </w:r>
      <w:r>
        <w:fldChar w:fldCharType="begin"/>
      </w:r>
      <w:r w:rsidRPr="00311994">
        <w:rPr>
          <w:lang w:val="en-GB"/>
        </w:rPr>
        <w:instrText xml:space="preserve"> SEQ Table \* ARABIC </w:instrText>
      </w:r>
      <w:r>
        <w:fldChar w:fldCharType="separate"/>
      </w:r>
      <w:r w:rsidR="00D2796E">
        <w:rPr>
          <w:noProof/>
          <w:lang w:val="en-GB"/>
        </w:rPr>
        <w:t>2</w:t>
      </w:r>
      <w:r>
        <w:fldChar w:fldCharType="end"/>
      </w:r>
      <w:r w:rsidR="00B8662F">
        <w:rPr>
          <w:lang w:val="en-GB"/>
        </w:rPr>
        <w:t xml:space="preserve">: </w:t>
      </w:r>
      <w:r w:rsidR="00E62D95">
        <w:rPr>
          <w:lang w:val="en-GB"/>
        </w:rPr>
        <w:t xml:space="preserve">The various features used and splitting method applied, for both the </w:t>
      </w:r>
      <w:r w:rsidR="00E96BDC">
        <w:rPr>
          <w:lang w:val="en-GB"/>
        </w:rPr>
        <w:t xml:space="preserve">energy production </w:t>
      </w:r>
      <w:r w:rsidR="00E62D95">
        <w:rPr>
          <w:lang w:val="en-GB"/>
        </w:rPr>
        <w:t>datasets of the SVR, MVLR, MLP</w:t>
      </w:r>
      <w:r w:rsidR="00311994">
        <w:rPr>
          <w:lang w:val="en-GB"/>
        </w:rPr>
        <w:t xml:space="preserve"> </w:t>
      </w:r>
      <w:r w:rsidR="00E62D95">
        <w:rPr>
          <w:lang w:val="en-GB"/>
        </w:rPr>
        <w:t>models and the LSTM.</w:t>
      </w:r>
    </w:p>
    <w:tbl>
      <w:tblPr>
        <w:tblStyle w:val="Onopgemaaktetabel3"/>
        <w:tblpPr w:leftFromText="141" w:rightFromText="141" w:vertAnchor="text" w:horzAnchor="margin" w:tblpY="-102"/>
        <w:tblW w:w="8969" w:type="dxa"/>
        <w:tblLook w:val="04A0" w:firstRow="1" w:lastRow="0" w:firstColumn="1" w:lastColumn="0" w:noHBand="0" w:noVBand="1"/>
      </w:tblPr>
      <w:tblGrid>
        <w:gridCol w:w="1283"/>
        <w:gridCol w:w="3966"/>
        <w:gridCol w:w="3720"/>
      </w:tblGrid>
      <w:tr w:rsidR="00215810" w14:paraId="411F8BC2" w14:textId="77777777" w:rsidTr="00E96BDC">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8969" w:type="dxa"/>
            <w:gridSpan w:val="3"/>
            <w:shd w:val="clear" w:color="auto" w:fill="E7E6E6" w:themeFill="background2"/>
          </w:tcPr>
          <w:p w14:paraId="23C113C1" w14:textId="77777777" w:rsidR="00215810" w:rsidRPr="00BA0AE1" w:rsidRDefault="00215810" w:rsidP="00215810">
            <w:pPr>
              <w:jc w:val="center"/>
              <w:rPr>
                <w:rFonts w:cstheme="minorHAnsi"/>
                <w:b w:val="0"/>
                <w:lang w:val="en-GB"/>
              </w:rPr>
            </w:pPr>
            <w:r w:rsidRPr="00BA0AE1">
              <w:rPr>
                <w:rFonts w:cstheme="minorHAnsi"/>
                <w:b w:val="0"/>
                <w:lang w:val="en-GB"/>
              </w:rPr>
              <w:t>Datasets</w:t>
            </w:r>
          </w:p>
        </w:tc>
      </w:tr>
      <w:tr w:rsidR="00215810" w14:paraId="09F7BD2E" w14:textId="77777777" w:rsidTr="00E96BD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83" w:type="dxa"/>
            <w:tcBorders>
              <w:bottom w:val="single" w:sz="4" w:space="0" w:color="767171" w:themeColor="background2" w:themeShade="80"/>
            </w:tcBorders>
          </w:tcPr>
          <w:p w14:paraId="7241779A" w14:textId="77777777" w:rsidR="00215810" w:rsidRPr="00BA0AE1" w:rsidRDefault="00215810" w:rsidP="00215810">
            <w:pPr>
              <w:rPr>
                <w:rFonts w:cstheme="minorHAnsi"/>
                <w:lang w:val="en-GB"/>
              </w:rPr>
            </w:pPr>
          </w:p>
        </w:tc>
        <w:tc>
          <w:tcPr>
            <w:tcW w:w="3966" w:type="dxa"/>
            <w:tcBorders>
              <w:bottom w:val="single" w:sz="4" w:space="0" w:color="767171" w:themeColor="background2" w:themeShade="80"/>
              <w:right w:val="single" w:sz="4" w:space="0" w:color="767171" w:themeColor="background2" w:themeShade="80"/>
            </w:tcBorders>
          </w:tcPr>
          <w:p w14:paraId="54963EE3" w14:textId="77777777" w:rsidR="00215810" w:rsidRPr="00BA0AE1" w:rsidRDefault="00215810" w:rsidP="00215810">
            <w:pPr>
              <w:jc w:val="center"/>
              <w:cnfStyle w:val="000000100000" w:firstRow="0" w:lastRow="0" w:firstColumn="0" w:lastColumn="0" w:oddVBand="0" w:evenVBand="0" w:oddHBand="1" w:evenHBand="0" w:firstRowFirstColumn="0" w:firstRowLastColumn="0" w:lastRowFirstColumn="0" w:lastRowLastColumn="0"/>
              <w:rPr>
                <w:rFonts w:cstheme="minorHAnsi"/>
                <w:b/>
                <w:lang w:val="en-GB"/>
              </w:rPr>
            </w:pPr>
            <w:r w:rsidRPr="00BA0AE1">
              <w:rPr>
                <w:rFonts w:cstheme="minorHAnsi"/>
                <w:b/>
                <w:lang w:val="en-GB"/>
              </w:rPr>
              <w:t>SVR, MVLR and MLP:</w:t>
            </w:r>
          </w:p>
        </w:tc>
        <w:tc>
          <w:tcPr>
            <w:tcW w:w="3720" w:type="dxa"/>
            <w:tcBorders>
              <w:left w:val="single" w:sz="4" w:space="0" w:color="767171" w:themeColor="background2" w:themeShade="80"/>
              <w:bottom w:val="single" w:sz="4" w:space="0" w:color="767171" w:themeColor="background2" w:themeShade="80"/>
            </w:tcBorders>
          </w:tcPr>
          <w:p w14:paraId="22F772B1" w14:textId="77777777" w:rsidR="00215810" w:rsidRPr="00BA0AE1" w:rsidRDefault="00215810" w:rsidP="00215810">
            <w:pPr>
              <w:jc w:val="center"/>
              <w:cnfStyle w:val="000000100000" w:firstRow="0" w:lastRow="0" w:firstColumn="0" w:lastColumn="0" w:oddVBand="0" w:evenVBand="0" w:oddHBand="1" w:evenHBand="0" w:firstRowFirstColumn="0" w:firstRowLastColumn="0" w:lastRowFirstColumn="0" w:lastRowLastColumn="0"/>
              <w:rPr>
                <w:rFonts w:cstheme="minorHAnsi"/>
                <w:b/>
                <w:lang w:val="en-GB"/>
              </w:rPr>
            </w:pPr>
            <w:r w:rsidRPr="00BA0AE1">
              <w:rPr>
                <w:rFonts w:cstheme="minorHAnsi"/>
                <w:b/>
                <w:lang w:val="en-GB"/>
              </w:rPr>
              <w:t>LSTM:</w:t>
            </w:r>
          </w:p>
        </w:tc>
      </w:tr>
      <w:tr w:rsidR="00215810" w:rsidRPr="009C782C" w14:paraId="72B938C8" w14:textId="77777777" w:rsidTr="00E96BDC">
        <w:trPr>
          <w:trHeight w:val="1220"/>
        </w:trPr>
        <w:tc>
          <w:tcPr>
            <w:cnfStyle w:val="001000000000" w:firstRow="0" w:lastRow="0" w:firstColumn="1" w:lastColumn="0" w:oddVBand="0" w:evenVBand="0" w:oddHBand="0" w:evenHBand="0" w:firstRowFirstColumn="0" w:firstRowLastColumn="0" w:lastRowFirstColumn="0" w:lastRowLastColumn="0"/>
            <w:tcW w:w="1283" w:type="dxa"/>
            <w:tcBorders>
              <w:top w:val="single" w:sz="4" w:space="0" w:color="767171" w:themeColor="background2" w:themeShade="80"/>
              <w:bottom w:val="single" w:sz="4" w:space="0" w:color="767171" w:themeColor="background2" w:themeShade="80"/>
            </w:tcBorders>
          </w:tcPr>
          <w:p w14:paraId="00214F21" w14:textId="77777777" w:rsidR="00215810" w:rsidRPr="00BA0AE1" w:rsidRDefault="00215810" w:rsidP="00215810">
            <w:pPr>
              <w:rPr>
                <w:rFonts w:cstheme="minorHAnsi"/>
                <w:b w:val="0"/>
                <w:lang w:val="en-GB"/>
              </w:rPr>
            </w:pPr>
            <w:r w:rsidRPr="00BA0AE1">
              <w:rPr>
                <w:rFonts w:cstheme="minorHAnsi"/>
                <w:b w:val="0"/>
                <w:lang w:val="en-GB"/>
              </w:rPr>
              <w:t>Features</w:t>
            </w:r>
          </w:p>
        </w:tc>
        <w:tc>
          <w:tcPr>
            <w:tcW w:w="3966"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18E5480F" w14:textId="77777777" w:rsidR="00215810" w:rsidRPr="00BA0AE1" w:rsidRDefault="00215810" w:rsidP="00215810">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History Energy production</w:t>
            </w:r>
          </w:p>
          <w:p w14:paraId="2F0A1B3A" w14:textId="77777777" w:rsidR="00215810" w:rsidRPr="00BA0AE1" w:rsidRDefault="00215810" w:rsidP="00215810">
            <w:pPr>
              <w:pStyle w:val="Lijstalinea"/>
              <w:ind w:left="360"/>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24 hours till 168 hours in the past</w:t>
            </w:r>
          </w:p>
          <w:p w14:paraId="31C3559F" w14:textId="77777777" w:rsidR="00215810" w:rsidRPr="00BA0AE1" w:rsidRDefault="00215810" w:rsidP="00215810">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The mean energy production of the previous day and the previous week</w:t>
            </w:r>
          </w:p>
          <w:p w14:paraId="2DB880BE" w14:textId="77777777" w:rsidR="00215810" w:rsidRPr="00BA0AE1" w:rsidRDefault="00215810" w:rsidP="00215810">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Hour of the prediction, one-hot encoded</w:t>
            </w:r>
          </w:p>
          <w:p w14:paraId="1A2FB38C" w14:textId="77777777" w:rsidR="00215810" w:rsidRPr="00BA0AE1" w:rsidRDefault="00215810" w:rsidP="00215810">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Global irradiance of 24 hours in the past</w:t>
            </w:r>
          </w:p>
        </w:tc>
        <w:tc>
          <w:tcPr>
            <w:tcW w:w="3720"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3307B004" w14:textId="77777777" w:rsidR="00215810" w:rsidRPr="00BA0AE1" w:rsidRDefault="00215810" w:rsidP="00215810">
            <w:pPr>
              <w:pStyle w:val="Lijstalinea"/>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History Energy production</w:t>
            </w:r>
          </w:p>
          <w:p w14:paraId="48F85F19" w14:textId="77777777" w:rsidR="00215810" w:rsidRPr="00BA0AE1" w:rsidRDefault="00215810" w:rsidP="00215810">
            <w:pPr>
              <w:pStyle w:val="Lijstalinea"/>
              <w:ind w:left="360"/>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24 hours till 168 hours in the past</w:t>
            </w:r>
          </w:p>
          <w:p w14:paraId="7B650D28" w14:textId="77777777" w:rsidR="00215810" w:rsidRPr="00BA0AE1" w:rsidRDefault="00215810" w:rsidP="00215810">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Hour of the prediction</w:t>
            </w:r>
          </w:p>
          <w:p w14:paraId="6EB6B7E2" w14:textId="77777777" w:rsidR="00215810" w:rsidRPr="00BA0AE1" w:rsidRDefault="00215810" w:rsidP="00215810">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A0AE1">
              <w:rPr>
                <w:rFonts w:cstheme="minorHAnsi"/>
                <w:lang w:val="en-GB"/>
              </w:rPr>
              <w:t xml:space="preserve">Global irradiance of 24 hours in the past </w:t>
            </w:r>
          </w:p>
        </w:tc>
      </w:tr>
      <w:tr w:rsidR="00A2183E" w14:paraId="7E1CA477" w14:textId="77777777" w:rsidTr="00E96BD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83"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46C44F36" w14:textId="77777777" w:rsidR="00215810" w:rsidRPr="00BA0AE1" w:rsidRDefault="00215810" w:rsidP="00215810">
            <w:pPr>
              <w:rPr>
                <w:rFonts w:cstheme="minorHAnsi"/>
                <w:b w:val="0"/>
                <w:lang w:val="en-GB"/>
              </w:rPr>
            </w:pPr>
            <w:r w:rsidRPr="00BA0AE1">
              <w:rPr>
                <w:rFonts w:cstheme="minorHAnsi"/>
                <w:b w:val="0"/>
                <w:lang w:val="en-GB"/>
              </w:rPr>
              <w:t>Splitting method</w:t>
            </w:r>
          </w:p>
        </w:tc>
        <w:tc>
          <w:tcPr>
            <w:tcW w:w="7686" w:type="dxa"/>
            <w:gridSpan w:val="2"/>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741F9C83" w14:textId="77777777" w:rsidR="00215810" w:rsidRPr="00BA0AE1" w:rsidRDefault="00215810" w:rsidP="00215810">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BA0AE1">
              <w:rPr>
                <w:rFonts w:cstheme="minorHAnsi"/>
                <w:lang w:val="en-GB"/>
              </w:rPr>
              <w:t>Train: 2019-01 : 2019-08</w:t>
            </w:r>
          </w:p>
          <w:p w14:paraId="7BC43BE2" w14:textId="77777777" w:rsidR="00215810" w:rsidRPr="00BA0AE1" w:rsidRDefault="00215810" w:rsidP="00215810">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BA0AE1">
              <w:rPr>
                <w:rFonts w:cstheme="minorHAnsi"/>
                <w:lang w:val="en-GB"/>
              </w:rPr>
              <w:t>Validate: 2019-09 : 2019-11</w:t>
            </w:r>
          </w:p>
          <w:p w14:paraId="323A3554" w14:textId="77777777" w:rsidR="00215810" w:rsidRPr="00BA0AE1" w:rsidRDefault="00215810" w:rsidP="00215810">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BA0AE1">
              <w:rPr>
                <w:rFonts w:cstheme="minorHAnsi"/>
                <w:lang w:val="en-GB"/>
              </w:rPr>
              <w:t>Test: 2019-12</w:t>
            </w:r>
          </w:p>
        </w:tc>
      </w:tr>
    </w:tbl>
    <w:p w14:paraId="02F4D30A" w14:textId="0AFE0756" w:rsidR="00B95978" w:rsidRPr="00BA0AE1" w:rsidRDefault="00C33474" w:rsidP="00215810">
      <w:pPr>
        <w:jc w:val="both"/>
        <w:rPr>
          <w:rFonts w:cstheme="minorHAnsi"/>
          <w:lang w:val="en-GB"/>
        </w:rPr>
      </w:pPr>
      <w:r>
        <w:rPr>
          <w:rFonts w:cstheme="minorHAnsi"/>
          <w:lang w:val="en-GB"/>
        </w:rPr>
        <w:t>R</w:t>
      </w:r>
      <w:r w:rsidR="00B519F4" w:rsidRPr="00BA0AE1">
        <w:rPr>
          <w:rFonts w:cstheme="minorHAnsi"/>
          <w:lang w:val="en-GB"/>
        </w:rPr>
        <w:t xml:space="preserve">epresenting a comparable way in which the window of the LSTM looks over the data. </w:t>
      </w:r>
    </w:p>
    <w:p w14:paraId="4CD59D6D" w14:textId="3F154E06" w:rsidR="009F77C1" w:rsidRDefault="00B95978" w:rsidP="007D6336">
      <w:pPr>
        <w:jc w:val="both"/>
        <w:rPr>
          <w:rFonts w:cstheme="minorHAnsi"/>
          <w:lang w:val="en-GB"/>
        </w:rPr>
      </w:pPr>
      <w:r w:rsidRPr="00BA0AE1">
        <w:rPr>
          <w:rFonts w:cstheme="minorHAnsi"/>
          <w:lang w:val="en-GB"/>
        </w:rPr>
        <w:t xml:space="preserve">What distinguishes energy production greatly from energy consumption is that energy production </w:t>
      </w:r>
      <w:r w:rsidR="00EE490F" w:rsidRPr="00BA0AE1">
        <w:rPr>
          <w:rFonts w:cstheme="minorHAnsi"/>
          <w:lang w:val="en-GB"/>
        </w:rPr>
        <w:t>at first glance looks</w:t>
      </w:r>
      <w:r w:rsidRPr="00BA0AE1">
        <w:rPr>
          <w:rFonts w:cstheme="minorHAnsi"/>
          <w:lang w:val="en-GB"/>
        </w:rPr>
        <w:t xml:space="preserve"> significantly more periodic </w:t>
      </w:r>
      <w:r w:rsidR="003C1253" w:rsidRPr="00BA0AE1">
        <w:rPr>
          <w:rFonts w:cstheme="minorHAnsi"/>
          <w:lang w:val="en-GB"/>
        </w:rPr>
        <w:t>(</w:t>
      </w:r>
      <w:r w:rsidR="00CD290C">
        <w:rPr>
          <w:rFonts w:cstheme="minorHAnsi"/>
          <w:lang w:val="en-GB"/>
        </w:rPr>
        <w:t>Figure 2)</w:t>
      </w:r>
      <w:r w:rsidR="003C1253" w:rsidRPr="00BA0AE1">
        <w:rPr>
          <w:rFonts w:cstheme="minorHAnsi"/>
          <w:lang w:val="en-GB"/>
        </w:rPr>
        <w:t xml:space="preserve"> </w:t>
      </w:r>
      <w:r w:rsidRPr="00BA0AE1">
        <w:rPr>
          <w:rFonts w:cstheme="minorHAnsi"/>
          <w:lang w:val="en-GB"/>
        </w:rPr>
        <w:t>than energy consumption</w:t>
      </w:r>
      <w:r w:rsidR="00D8739F">
        <w:rPr>
          <w:rFonts w:cstheme="minorHAnsi"/>
          <w:lang w:val="en-GB"/>
        </w:rPr>
        <w:t>.</w:t>
      </w:r>
      <w:r w:rsidR="00CD71B9" w:rsidRPr="00BA0AE1">
        <w:rPr>
          <w:rFonts w:cstheme="minorHAnsi"/>
          <w:lang w:val="en-GB"/>
        </w:rPr>
        <w:t xml:space="preserve"> </w:t>
      </w:r>
      <w:bookmarkStart w:id="337" w:name="_Toc60831416"/>
      <w:bookmarkStart w:id="338" w:name="_Toc60832499"/>
      <w:bookmarkStart w:id="339" w:name="_Toc60839487"/>
    </w:p>
    <w:p w14:paraId="68AD3442" w14:textId="77777777" w:rsidR="009F77C1" w:rsidRPr="004F4051" w:rsidRDefault="009F77C1" w:rsidP="009F77C1">
      <w:pPr>
        <w:pStyle w:val="Kop3"/>
        <w:rPr>
          <w:rFonts w:cstheme="majorHAnsi"/>
          <w:lang w:val="en-GB"/>
          <w:rPrChange w:id="340" w:author="Drunen, C.G. van (18062814)" w:date="2021-01-14T15:41:00Z">
            <w:rPr>
              <w:rFonts w:asciiTheme="minorHAnsi" w:hAnsiTheme="minorHAnsi" w:cstheme="minorHAnsi"/>
              <w:lang w:val="en-GB"/>
            </w:rPr>
          </w:rPrChange>
        </w:rPr>
      </w:pPr>
      <w:r w:rsidRPr="004F4051">
        <w:rPr>
          <w:rFonts w:cstheme="majorHAnsi"/>
          <w:lang w:val="en-GB"/>
          <w:rPrChange w:id="341" w:author="Drunen, C.G. van (18062814)" w:date="2021-01-14T15:41:00Z">
            <w:rPr>
              <w:rFonts w:asciiTheme="minorHAnsi" w:hAnsiTheme="minorHAnsi" w:cstheme="minorHAnsi"/>
              <w:lang w:val="en-GB"/>
            </w:rPr>
          </w:rPrChange>
        </w:rPr>
        <w:t>Energy Consumption</w:t>
      </w:r>
    </w:p>
    <w:p w14:paraId="57BABAD7" w14:textId="1D4E9CA7" w:rsidR="009F77C1" w:rsidRPr="00B60AC2" w:rsidRDefault="009F77C1" w:rsidP="00A84FFF">
      <w:pPr>
        <w:jc w:val="both"/>
        <w:rPr>
          <w:rFonts w:cstheme="minorHAnsi"/>
          <w:lang w:val="en-GB"/>
        </w:rPr>
      </w:pPr>
      <w:r w:rsidRPr="00BA0AE1">
        <w:rPr>
          <w:rFonts w:cstheme="minorHAnsi"/>
          <w:lang w:val="en-GB"/>
        </w:rPr>
        <w:t xml:space="preserve">Compared to energy production, predicting the </w:t>
      </w:r>
      <w:r>
        <w:rPr>
          <w:rFonts w:cstheme="minorHAnsi"/>
          <w:lang w:val="en-GB"/>
        </w:rPr>
        <w:t>e</w:t>
      </w:r>
      <w:r w:rsidRPr="00BA0AE1">
        <w:rPr>
          <w:rFonts w:cstheme="minorHAnsi"/>
          <w:lang w:val="en-GB"/>
        </w:rPr>
        <w:t>nergy consum</w:t>
      </w:r>
      <w:r>
        <w:rPr>
          <w:rFonts w:cstheme="minorHAnsi"/>
          <w:lang w:val="en-GB"/>
        </w:rPr>
        <w:t>ption</w:t>
      </w:r>
      <w:r w:rsidRPr="00BA0AE1">
        <w:rPr>
          <w:rFonts w:cstheme="minorHAnsi"/>
          <w:lang w:val="en-GB"/>
        </w:rPr>
        <w:t xml:space="preserve"> </w:t>
      </w:r>
      <w:r>
        <w:rPr>
          <w:rFonts w:cstheme="minorHAnsi"/>
          <w:lang w:val="en-GB"/>
        </w:rPr>
        <w:t>of</w:t>
      </w:r>
      <w:r w:rsidRPr="00BA0AE1">
        <w:rPr>
          <w:rFonts w:cstheme="minorHAnsi"/>
          <w:lang w:val="en-GB"/>
        </w:rPr>
        <w:t xml:space="preserve"> the NZEB requires a more </w:t>
      </w:r>
      <w:r w:rsidR="00535947">
        <w:rPr>
          <w:rFonts w:cstheme="minorHAnsi"/>
          <w:lang w:val="en-GB"/>
        </w:rPr>
        <w:t>thoughtful</w:t>
      </w:r>
      <w:r w:rsidRPr="00BA0AE1">
        <w:rPr>
          <w:rFonts w:cstheme="minorHAnsi"/>
          <w:lang w:val="en-GB"/>
        </w:rPr>
        <w:t xml:space="preserve"> design. </w:t>
      </w:r>
      <w:r>
        <w:rPr>
          <w:rFonts w:cstheme="minorHAnsi"/>
          <w:lang w:val="en-GB"/>
        </w:rPr>
        <w:t xml:space="preserve">The same models as Energy production were used; MLP, SVR, </w:t>
      </w:r>
      <w:r w:rsidRPr="00B60AC2">
        <w:rPr>
          <w:rFonts w:cstheme="minorHAnsi"/>
          <w:lang w:val="en-GB"/>
        </w:rPr>
        <w:t>MVLR and LSTM.</w:t>
      </w:r>
    </w:p>
    <w:p w14:paraId="01924084" w14:textId="0DB8B279" w:rsidR="009F77C1" w:rsidRPr="00215810" w:rsidRDefault="00CD290C" w:rsidP="007D6336">
      <w:pPr>
        <w:jc w:val="both"/>
        <w:rPr>
          <w:rFonts w:cstheme="minorHAnsi"/>
          <w:color w:val="FF0000"/>
          <w:lang w:val="en-GB"/>
        </w:rPr>
      </w:pPr>
      <w:r>
        <w:rPr>
          <w:rFonts w:cstheme="minorHAnsi"/>
          <w:noProof/>
          <w:lang w:eastAsia="nl-NL"/>
        </w:rPr>
        <w:drawing>
          <wp:anchor distT="0" distB="0" distL="114300" distR="114300" simplePos="0" relativeHeight="251658245" behindDoc="0" locked="0" layoutInCell="1" allowOverlap="1" wp14:anchorId="7EFF735F" wp14:editId="7BE32E62">
            <wp:simplePos x="0" y="0"/>
            <wp:positionH relativeFrom="column">
              <wp:posOffset>-32385</wp:posOffset>
            </wp:positionH>
            <wp:positionV relativeFrom="paragraph">
              <wp:posOffset>1042035</wp:posOffset>
            </wp:positionV>
            <wp:extent cx="5731510" cy="2484120"/>
            <wp:effectExtent l="0" t="0" r="2540" b="0"/>
            <wp:wrapTopAndBottom/>
            <wp:docPr id="7" name="Afbeelding 7" descr="C:\Users\C.G. van Drunen\AppData\Local\Microsoft\Windows\INetCache\Content.MSO\AFE93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G. van Drunen\AppData\Local\Microsoft\Windows\INetCache\Content.MSO\AFE936E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84120"/>
                    </a:xfrm>
                    <a:prstGeom prst="rect">
                      <a:avLst/>
                    </a:prstGeom>
                    <a:noFill/>
                    <a:ln>
                      <a:noFill/>
                    </a:ln>
                  </pic:spPr>
                </pic:pic>
              </a:graphicData>
            </a:graphic>
          </wp:anchor>
        </w:drawing>
      </w:r>
      <w:r w:rsidR="009F77C1" w:rsidRPr="00B60AC2">
        <w:rPr>
          <w:rFonts w:cstheme="minorHAnsi"/>
          <w:lang w:val="en-GB"/>
        </w:rPr>
        <w:t>The dataset being used is almost the same as production, except for a few slight changes. In Table 2 the dataset is shown.</w:t>
      </w:r>
      <w:r w:rsidR="00A84FFF">
        <w:rPr>
          <w:rFonts w:cstheme="minorHAnsi"/>
          <w:lang w:val="en-GB"/>
        </w:rPr>
        <w:t xml:space="preserve"> </w:t>
      </w:r>
      <w:commentRangeStart w:id="342"/>
      <w:r w:rsidR="00A84FFF">
        <w:rPr>
          <w:rFonts w:cstheme="minorHAnsi"/>
          <w:lang w:val="en-GB"/>
        </w:rPr>
        <w:t>The consumption data is less periodic than the production data</w:t>
      </w:r>
      <w:commentRangeEnd w:id="342"/>
      <w:r w:rsidR="00A84FFF">
        <w:rPr>
          <w:rFonts w:cstheme="minorHAnsi"/>
          <w:lang w:val="en-GB"/>
        </w:rPr>
        <w:t>, see</w:t>
      </w:r>
      <w:r>
        <w:rPr>
          <w:rFonts w:cstheme="minorHAnsi"/>
          <w:lang w:val="en-GB"/>
        </w:rPr>
        <w:t xml:space="preserve"> Figure 3</w:t>
      </w:r>
      <w:r w:rsidR="00A84FFF">
        <w:rPr>
          <w:rFonts w:cstheme="minorHAnsi"/>
          <w:lang w:val="en-GB"/>
        </w:rPr>
        <w:t>.</w:t>
      </w:r>
      <w:r w:rsidR="00A84FFF">
        <w:rPr>
          <w:rStyle w:val="Verwijzingopmerking"/>
        </w:rPr>
        <w:commentReference w:id="342"/>
      </w:r>
      <w:r w:rsidR="00A84FFF">
        <w:rPr>
          <w:rFonts w:cstheme="minorHAnsi"/>
          <w:lang w:val="en-GB"/>
        </w:rPr>
        <w:t xml:space="preserve"> </w:t>
      </w:r>
    </w:p>
    <w:p w14:paraId="5E007DFA" w14:textId="4B4769F5" w:rsidR="009F77C1" w:rsidRPr="009F77C1" w:rsidRDefault="00890CC4">
      <w:pPr>
        <w:rPr>
          <w:rFonts w:cstheme="minorHAnsi"/>
          <w:lang w:val="en-GB"/>
        </w:rPr>
      </w:pPr>
      <w:r>
        <w:rPr>
          <w:noProof/>
          <w:lang w:eastAsia="nl-NL"/>
        </w:rPr>
        <mc:AlternateContent>
          <mc:Choice Requires="wps">
            <w:drawing>
              <wp:anchor distT="0" distB="0" distL="114300" distR="114300" simplePos="0" relativeHeight="251658247" behindDoc="0" locked="0" layoutInCell="1" allowOverlap="1" wp14:anchorId="5AC1E21F" wp14:editId="2A9C8F6D">
                <wp:simplePos x="0" y="0"/>
                <wp:positionH relativeFrom="column">
                  <wp:posOffset>136318</wp:posOffset>
                </wp:positionH>
                <wp:positionV relativeFrom="paragraph">
                  <wp:posOffset>2900458</wp:posOffset>
                </wp:positionV>
                <wp:extent cx="573151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8D2882" w14:textId="77669167" w:rsidR="00890CC4" w:rsidRPr="00890CC4" w:rsidRDefault="00890CC4" w:rsidP="00890CC4">
                            <w:pPr>
                              <w:pStyle w:val="Bijschrift"/>
                              <w:rPr>
                                <w:rFonts w:cstheme="minorHAnsi"/>
                                <w:noProof/>
                                <w:sz w:val="20"/>
                                <w:lang w:val="en-GB" w:eastAsia="nl-NL"/>
                              </w:rPr>
                            </w:pPr>
                            <w:r w:rsidRPr="00890CC4">
                              <w:rPr>
                                <w:lang w:val="en-GB"/>
                              </w:rPr>
                              <w:t>Figu</w:t>
                            </w:r>
                            <w:r>
                              <w:rPr>
                                <w:lang w:val="en-GB"/>
                              </w:rPr>
                              <w:t>re</w:t>
                            </w:r>
                            <w:r w:rsidRPr="00890CC4">
                              <w:rPr>
                                <w:lang w:val="en-GB"/>
                              </w:rPr>
                              <w:t xml:space="preserve"> </w:t>
                            </w:r>
                            <w:r>
                              <w:fldChar w:fldCharType="begin"/>
                            </w:r>
                            <w:r w:rsidRPr="00890CC4">
                              <w:rPr>
                                <w:lang w:val="en-GB"/>
                              </w:rPr>
                              <w:instrText xml:space="preserve"> SEQ Figuur \* ARABIC </w:instrText>
                            </w:r>
                            <w:r>
                              <w:fldChar w:fldCharType="separate"/>
                            </w:r>
                            <w:r w:rsidR="00D2796E">
                              <w:rPr>
                                <w:noProof/>
                                <w:lang w:val="en-GB"/>
                              </w:rPr>
                              <w:t>3</w:t>
                            </w:r>
                            <w:r>
                              <w:fldChar w:fldCharType="end"/>
                            </w:r>
                            <w:r w:rsidRPr="00890CC4">
                              <w:rPr>
                                <w:lang w:val="en-GB"/>
                              </w:rPr>
                              <w:t>: The energy consumption over the course of a whole year (2019) from one of the NZEBs split up in 3 parts; blue: training data (8 months), green: validation data (3 months), red: testing data (1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1E21F" id="Tekstvak 15" o:spid="_x0000_s1028" type="#_x0000_t202" style="position:absolute;margin-left:10.75pt;margin-top:228.4pt;width:451.3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" stroked="f">
                <v:textbox style="mso-fit-shape-to-text:t" inset="0,0,0,0">
                  <w:txbxContent>
                    <w:p w14:paraId="6D8D2882" w14:textId="77669167" w:rsidR="00890CC4" w:rsidRPr="00890CC4" w:rsidRDefault="00890CC4" w:rsidP="00890CC4">
                      <w:pPr>
                        <w:pStyle w:val="Bijschrift"/>
                        <w:rPr>
                          <w:rFonts w:cstheme="minorHAnsi"/>
                          <w:noProof/>
                          <w:sz w:val="20"/>
                          <w:lang w:val="en-GB" w:eastAsia="nl-NL"/>
                        </w:rPr>
                      </w:pPr>
                      <w:r w:rsidRPr="00890CC4">
                        <w:rPr>
                          <w:lang w:val="en-GB"/>
                        </w:rPr>
                        <w:t>Figu</w:t>
                      </w:r>
                      <w:r>
                        <w:rPr>
                          <w:lang w:val="en-GB"/>
                        </w:rPr>
                        <w:t>re</w:t>
                      </w:r>
                      <w:r w:rsidRPr="00890CC4">
                        <w:rPr>
                          <w:lang w:val="en-GB"/>
                        </w:rPr>
                        <w:t xml:space="preserve"> </w:t>
                      </w:r>
                      <w:r>
                        <w:fldChar w:fldCharType="begin"/>
                      </w:r>
                      <w:r w:rsidRPr="00890CC4">
                        <w:rPr>
                          <w:lang w:val="en-GB"/>
                        </w:rPr>
                        <w:instrText xml:space="preserve"> SEQ Figuur \* ARABIC </w:instrText>
                      </w:r>
                      <w:r>
                        <w:fldChar w:fldCharType="separate"/>
                      </w:r>
                      <w:r w:rsidR="00D2796E">
                        <w:rPr>
                          <w:noProof/>
                          <w:lang w:val="en-GB"/>
                        </w:rPr>
                        <w:t>3</w:t>
                      </w:r>
                      <w:r>
                        <w:fldChar w:fldCharType="end"/>
                      </w:r>
                      <w:r w:rsidRPr="00890CC4">
                        <w:rPr>
                          <w:lang w:val="en-GB"/>
                        </w:rPr>
                        <w:t>: The energy consumption over the course of a whole year (2019) from one of the NZEBs split up in 3 parts; blue: training data (8 months), green: validation data (3 months), red: testing data (1 month).</w:t>
                      </w:r>
                    </w:p>
                  </w:txbxContent>
                </v:textbox>
                <w10:wrap type="topAndBottom"/>
              </v:shape>
            </w:pict>
          </mc:Fallback>
        </mc:AlternateContent>
      </w:r>
      <w:r w:rsidR="009F77C1">
        <w:rPr>
          <w:rFonts w:cstheme="minorHAnsi"/>
          <w:lang w:val="en-GB"/>
        </w:rPr>
        <w:br w:type="page"/>
      </w:r>
    </w:p>
    <w:tbl>
      <w:tblPr>
        <w:tblStyle w:val="Onopgemaaktetabel3"/>
        <w:tblpPr w:leftFromText="141" w:rightFromText="141" w:vertAnchor="text" w:horzAnchor="margin" w:tblpY="966"/>
        <w:tblW w:w="9026" w:type="dxa"/>
        <w:tblLook w:val="04A0" w:firstRow="1" w:lastRow="0" w:firstColumn="1" w:lastColumn="0" w:noHBand="0" w:noVBand="1"/>
      </w:tblPr>
      <w:tblGrid>
        <w:gridCol w:w="1283"/>
        <w:gridCol w:w="3994"/>
        <w:gridCol w:w="3749"/>
      </w:tblGrid>
      <w:tr w:rsidR="00C92FAF" w:rsidRPr="00B60AC2" w14:paraId="7D9A937D" w14:textId="77777777" w:rsidTr="005A23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3"/>
            <w:shd w:val="clear" w:color="auto" w:fill="E7E6E6" w:themeFill="background2"/>
          </w:tcPr>
          <w:p w14:paraId="48E112C9" w14:textId="77777777" w:rsidR="00C92FAF" w:rsidRPr="00B60AC2" w:rsidRDefault="00C92FAF" w:rsidP="00C92FAF">
            <w:pPr>
              <w:jc w:val="center"/>
              <w:rPr>
                <w:rFonts w:cstheme="minorHAnsi"/>
                <w:b w:val="0"/>
                <w:lang w:val="en-GB"/>
              </w:rPr>
            </w:pPr>
            <w:commentRangeStart w:id="343"/>
            <w:r w:rsidRPr="00B60AC2">
              <w:rPr>
                <w:rFonts w:cstheme="minorHAnsi"/>
                <w:b w:val="0"/>
                <w:lang w:val="en-GB"/>
              </w:rPr>
              <w:lastRenderedPageBreak/>
              <w:t>Datasets</w:t>
            </w:r>
            <w:commentRangeEnd w:id="343"/>
            <w:r>
              <w:rPr>
                <w:rStyle w:val="Verwijzingopmerking"/>
                <w:b w:val="0"/>
                <w:bCs w:val="0"/>
                <w:caps w:val="0"/>
              </w:rPr>
              <w:commentReference w:id="343"/>
            </w:r>
          </w:p>
        </w:tc>
      </w:tr>
      <w:tr w:rsidR="00A2183E" w:rsidRPr="00B60AC2" w14:paraId="7F1A6C39" w14:textId="77777777" w:rsidTr="005A2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Borders>
              <w:bottom w:val="single" w:sz="4" w:space="0" w:color="767171" w:themeColor="background2" w:themeShade="80"/>
            </w:tcBorders>
          </w:tcPr>
          <w:p w14:paraId="2E1926E3" w14:textId="77777777" w:rsidR="00C92FAF" w:rsidRPr="00B60AC2" w:rsidRDefault="00C92FAF" w:rsidP="00C92FAF">
            <w:pPr>
              <w:rPr>
                <w:rFonts w:cstheme="minorHAnsi"/>
                <w:lang w:val="en-GB"/>
              </w:rPr>
            </w:pPr>
          </w:p>
        </w:tc>
        <w:tc>
          <w:tcPr>
            <w:tcW w:w="3994" w:type="dxa"/>
            <w:tcBorders>
              <w:bottom w:val="single" w:sz="4" w:space="0" w:color="767171" w:themeColor="background2" w:themeShade="80"/>
              <w:right w:val="single" w:sz="4" w:space="0" w:color="767171" w:themeColor="background2" w:themeShade="80"/>
            </w:tcBorders>
          </w:tcPr>
          <w:p w14:paraId="15F58B57" w14:textId="77777777" w:rsidR="00C92FAF" w:rsidRPr="00B60AC2" w:rsidRDefault="00C92FAF" w:rsidP="00C92FAF">
            <w:pPr>
              <w:jc w:val="center"/>
              <w:cnfStyle w:val="000000100000" w:firstRow="0" w:lastRow="0" w:firstColumn="0" w:lastColumn="0" w:oddVBand="0" w:evenVBand="0" w:oddHBand="1" w:evenHBand="0" w:firstRowFirstColumn="0" w:firstRowLastColumn="0" w:lastRowFirstColumn="0" w:lastRowLastColumn="0"/>
              <w:rPr>
                <w:rFonts w:cstheme="minorHAnsi"/>
                <w:b/>
                <w:lang w:val="en-GB"/>
              </w:rPr>
            </w:pPr>
            <w:r w:rsidRPr="00B60AC2">
              <w:rPr>
                <w:rFonts w:cstheme="minorHAnsi"/>
                <w:b/>
                <w:lang w:val="en-GB"/>
              </w:rPr>
              <w:t>SVR, MVLR and MLP:</w:t>
            </w:r>
          </w:p>
        </w:tc>
        <w:tc>
          <w:tcPr>
            <w:tcW w:w="3749" w:type="dxa"/>
            <w:tcBorders>
              <w:left w:val="single" w:sz="4" w:space="0" w:color="767171" w:themeColor="background2" w:themeShade="80"/>
              <w:bottom w:val="single" w:sz="4" w:space="0" w:color="767171" w:themeColor="background2" w:themeShade="80"/>
            </w:tcBorders>
          </w:tcPr>
          <w:p w14:paraId="07EF36EA" w14:textId="77777777" w:rsidR="00C92FAF" w:rsidRPr="00B60AC2" w:rsidRDefault="00C92FAF" w:rsidP="00C92FAF">
            <w:pPr>
              <w:jc w:val="center"/>
              <w:cnfStyle w:val="000000100000" w:firstRow="0" w:lastRow="0" w:firstColumn="0" w:lastColumn="0" w:oddVBand="0" w:evenVBand="0" w:oddHBand="1" w:evenHBand="0" w:firstRowFirstColumn="0" w:firstRowLastColumn="0" w:lastRowFirstColumn="0" w:lastRowLastColumn="0"/>
              <w:rPr>
                <w:rFonts w:cstheme="minorHAnsi"/>
                <w:b/>
                <w:lang w:val="en-GB"/>
              </w:rPr>
            </w:pPr>
            <w:r w:rsidRPr="00B60AC2">
              <w:rPr>
                <w:rFonts w:cstheme="minorHAnsi"/>
                <w:b/>
                <w:lang w:val="en-GB"/>
              </w:rPr>
              <w:t>LSTM:</w:t>
            </w:r>
          </w:p>
        </w:tc>
      </w:tr>
      <w:tr w:rsidR="00C92FAF" w:rsidRPr="009C782C" w14:paraId="6246D2C5" w14:textId="77777777" w:rsidTr="005A23BF">
        <w:tc>
          <w:tcPr>
            <w:cnfStyle w:val="001000000000" w:firstRow="0" w:lastRow="0" w:firstColumn="1" w:lastColumn="0" w:oddVBand="0" w:evenVBand="0" w:oddHBand="0" w:evenHBand="0" w:firstRowFirstColumn="0" w:firstRowLastColumn="0" w:lastRowFirstColumn="0" w:lastRowLastColumn="0"/>
            <w:tcW w:w="1283" w:type="dxa"/>
            <w:tcBorders>
              <w:top w:val="single" w:sz="4" w:space="0" w:color="767171" w:themeColor="background2" w:themeShade="80"/>
              <w:bottom w:val="single" w:sz="4" w:space="0" w:color="767171" w:themeColor="background2" w:themeShade="80"/>
            </w:tcBorders>
          </w:tcPr>
          <w:p w14:paraId="33B6AFE8" w14:textId="77777777" w:rsidR="00C92FAF" w:rsidRPr="00B60AC2" w:rsidRDefault="00C92FAF" w:rsidP="00C92FAF">
            <w:pPr>
              <w:rPr>
                <w:rFonts w:cstheme="minorHAnsi"/>
                <w:b w:val="0"/>
                <w:lang w:val="en-GB"/>
              </w:rPr>
            </w:pPr>
            <w:r w:rsidRPr="00B60AC2">
              <w:rPr>
                <w:rFonts w:cstheme="minorHAnsi"/>
                <w:b w:val="0"/>
                <w:lang w:val="en-GB"/>
              </w:rPr>
              <w:t>Features</w:t>
            </w:r>
          </w:p>
        </w:tc>
        <w:tc>
          <w:tcPr>
            <w:tcW w:w="3994"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02873206" w14:textId="77777777" w:rsidR="00C92FAF" w:rsidRPr="00B60AC2" w:rsidRDefault="00C92FAF" w:rsidP="00C92FAF">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History Energy  consumption</w:t>
            </w:r>
          </w:p>
          <w:p w14:paraId="1796C262" w14:textId="77777777" w:rsidR="00C92FAF" w:rsidRPr="00B60AC2" w:rsidRDefault="00C92FAF" w:rsidP="00C92FAF">
            <w:pPr>
              <w:pStyle w:val="Lijstalinea"/>
              <w:ind w:left="360"/>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24 hours till 168 hours in the past</w:t>
            </w:r>
          </w:p>
          <w:p w14:paraId="0DABF7E8" w14:textId="77777777" w:rsidR="00C92FAF" w:rsidRPr="00B60AC2" w:rsidRDefault="00C92FAF" w:rsidP="00C92FAF">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The mean energy production of the previous day and the previous week</w:t>
            </w:r>
          </w:p>
          <w:p w14:paraId="195242A5" w14:textId="77777777" w:rsidR="00C92FAF" w:rsidRPr="00B60AC2" w:rsidRDefault="00C92FAF" w:rsidP="00C92FAF">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Hour and weekday of the prediction, one-hot encoded</w:t>
            </w:r>
          </w:p>
        </w:tc>
        <w:tc>
          <w:tcPr>
            <w:tcW w:w="3749"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03D372BC" w14:textId="77777777" w:rsidR="00C92FAF" w:rsidRPr="00B60AC2" w:rsidRDefault="00C92FAF" w:rsidP="00C92FAF">
            <w:pPr>
              <w:pStyle w:val="Lijstalinea"/>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History Energy consumption</w:t>
            </w:r>
          </w:p>
          <w:p w14:paraId="61E55203" w14:textId="77777777" w:rsidR="00C92FAF" w:rsidRPr="00B60AC2" w:rsidRDefault="00C92FAF" w:rsidP="00C92FAF">
            <w:pPr>
              <w:pStyle w:val="Lijstalinea"/>
              <w:ind w:left="360"/>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24 hours till 168 hours in the past</w:t>
            </w:r>
          </w:p>
          <w:p w14:paraId="35883460" w14:textId="77777777" w:rsidR="00C92FAF" w:rsidRPr="00B60AC2" w:rsidRDefault="00C92FAF" w:rsidP="00C92FAF">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Hour of the prediction</w:t>
            </w:r>
          </w:p>
          <w:p w14:paraId="454E274F" w14:textId="77777777" w:rsidR="00C92FAF" w:rsidRPr="00B60AC2" w:rsidRDefault="00C92FAF" w:rsidP="00C92FAF">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rFonts w:cstheme="minorHAnsi"/>
                <w:lang w:val="en-GB"/>
              </w:rPr>
            </w:pPr>
            <w:r w:rsidRPr="00B60AC2">
              <w:rPr>
                <w:rFonts w:cstheme="minorHAnsi"/>
                <w:lang w:val="en-GB"/>
              </w:rPr>
              <w:t>Hour and weekday of the prediction</w:t>
            </w:r>
          </w:p>
        </w:tc>
      </w:tr>
      <w:tr w:rsidR="00C92FAF" w:rsidRPr="00B60AC2" w14:paraId="0D3DF7B6" w14:textId="77777777" w:rsidTr="005A23BF">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83"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5210BDEF" w14:textId="77777777" w:rsidR="00C92FAF" w:rsidRPr="00B60AC2" w:rsidRDefault="00C92FAF" w:rsidP="00C92FAF">
            <w:pPr>
              <w:rPr>
                <w:rFonts w:cstheme="minorHAnsi"/>
                <w:b w:val="0"/>
                <w:lang w:val="en-GB"/>
              </w:rPr>
            </w:pPr>
            <w:r w:rsidRPr="00B60AC2">
              <w:rPr>
                <w:rFonts w:cstheme="minorHAnsi"/>
                <w:b w:val="0"/>
                <w:lang w:val="en-GB"/>
              </w:rPr>
              <w:t>Splitting method</w:t>
            </w:r>
          </w:p>
        </w:tc>
        <w:tc>
          <w:tcPr>
            <w:tcW w:w="7743" w:type="dxa"/>
            <w:gridSpan w:val="2"/>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67536904" w14:textId="77777777" w:rsidR="00C92FAF" w:rsidRPr="00B60AC2" w:rsidRDefault="00C92FAF" w:rsidP="00C92FAF">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B60AC2">
              <w:rPr>
                <w:rFonts w:cstheme="minorHAnsi"/>
                <w:lang w:val="en-GB"/>
              </w:rPr>
              <w:t xml:space="preserve">Train: 2019-01 </w:t>
            </w:r>
            <w:r>
              <w:rPr>
                <w:rFonts w:cstheme="minorHAnsi"/>
                <w:lang w:val="en-GB"/>
              </w:rPr>
              <w:t>:</w:t>
            </w:r>
            <w:r w:rsidRPr="00B60AC2">
              <w:rPr>
                <w:rFonts w:cstheme="minorHAnsi"/>
                <w:lang w:val="en-GB"/>
              </w:rPr>
              <w:t xml:space="preserve"> 2019-08</w:t>
            </w:r>
          </w:p>
          <w:p w14:paraId="05F0AD93" w14:textId="77777777" w:rsidR="00C92FAF" w:rsidRPr="00B60AC2" w:rsidRDefault="00C92FAF" w:rsidP="00C92FAF">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B60AC2">
              <w:rPr>
                <w:rFonts w:cstheme="minorHAnsi"/>
                <w:lang w:val="en-GB"/>
              </w:rPr>
              <w:t>Validate: 2019-09 : 2019-11</w:t>
            </w:r>
          </w:p>
          <w:p w14:paraId="7D3FA230" w14:textId="77777777" w:rsidR="00C92FAF" w:rsidRPr="00B60AC2" w:rsidRDefault="00C92FAF" w:rsidP="00C92FAF">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B60AC2">
              <w:rPr>
                <w:rFonts w:cstheme="minorHAnsi"/>
                <w:lang w:val="en-GB"/>
              </w:rPr>
              <w:t>Test: 2019-12</w:t>
            </w:r>
          </w:p>
        </w:tc>
      </w:tr>
    </w:tbl>
    <w:p w14:paraId="1CC23176" w14:textId="6610464E" w:rsidR="00C92FAF" w:rsidRPr="00E96BDC" w:rsidRDefault="00C92FAF" w:rsidP="00C92FAF">
      <w:pPr>
        <w:pStyle w:val="Bijschrift"/>
        <w:keepNext/>
        <w:rPr>
          <w:lang w:val="en-GB"/>
        </w:rPr>
      </w:pPr>
      <w:r w:rsidRPr="00E96BDC">
        <w:rPr>
          <w:lang w:val="en-GB"/>
        </w:rPr>
        <w:t xml:space="preserve">Table </w:t>
      </w:r>
      <w:r>
        <w:fldChar w:fldCharType="begin"/>
      </w:r>
      <w:r w:rsidRPr="00CD290C">
        <w:rPr>
          <w:lang w:val="en-GB"/>
        </w:rPr>
        <w:instrText xml:space="preserve"> SEQ Table \* ARABIC </w:instrText>
      </w:r>
      <w:r>
        <w:fldChar w:fldCharType="separate"/>
      </w:r>
      <w:r w:rsidR="00D2796E">
        <w:rPr>
          <w:noProof/>
          <w:lang w:val="en-GB"/>
        </w:rPr>
        <w:t>3</w:t>
      </w:r>
      <w:r>
        <w:fldChar w:fldCharType="end"/>
      </w:r>
      <w:r w:rsidRPr="00E96BDC">
        <w:rPr>
          <w:lang w:val="en-GB"/>
        </w:rPr>
        <w:t xml:space="preserve"> </w:t>
      </w:r>
      <w:r w:rsidR="00E96BDC">
        <w:rPr>
          <w:lang w:val="en-GB"/>
        </w:rPr>
        <w:t>The various features used and splitting method applied, for both the energy consumption datasets of the SVR, MVLR, MLP models and the LSTM.</w:t>
      </w:r>
    </w:p>
    <w:p w14:paraId="1E0CC0C5" w14:textId="77777777" w:rsidR="00215810" w:rsidRPr="00215810" w:rsidRDefault="00215810" w:rsidP="00215810">
      <w:pPr>
        <w:pStyle w:val="Kop1"/>
        <w:rPr>
          <w:color w:val="000000" w:themeColor="text1"/>
          <w:sz w:val="24"/>
          <w:szCs w:val="24"/>
          <w:lang w:val="en-US"/>
          <w:rPrChange w:id="344" w:author="Drunen, C.G. van (18062814)" w:date="2021-01-14T15:41:00Z">
            <w:rPr>
              <w:rFonts w:asciiTheme="minorHAnsi" w:eastAsia="Calibri" w:hAnsiTheme="minorHAnsi" w:cstheme="minorHAnsi"/>
              <w:lang w:val="en-GB"/>
            </w:rPr>
          </w:rPrChange>
        </w:rPr>
      </w:pPr>
      <w:del w:id="345" w:author="Drunen, C.G. van (18062814)" w:date="2021-01-14T15:40:00Z">
        <w:r w:rsidRPr="004F4051">
          <w:rPr>
            <w:rFonts w:eastAsia="Calibri"/>
            <w:lang w:val="en-GB"/>
            <w:rPrChange w:id="346" w:author="Drunen, C.G. van (18062814)" w:date="2021-01-14T15:41:00Z">
              <w:rPr>
                <w:rFonts w:asciiTheme="minorHAnsi" w:eastAsia="Calibri" w:hAnsiTheme="minorHAnsi" w:cstheme="minorHAnsi"/>
                <w:lang w:val="en-GB"/>
              </w:rPr>
            </w:rPrChange>
          </w:rPr>
          <w:delText xml:space="preserve">3. </w:delText>
        </w:r>
      </w:del>
      <w:commentRangeStart w:id="347"/>
      <w:r w:rsidRPr="004F4051">
        <w:rPr>
          <w:lang w:val="en-GB"/>
          <w:rPrChange w:id="348" w:author="Drunen, C.G. van (18062814)" w:date="2021-01-14T15:41:00Z">
            <w:rPr>
              <w:rFonts w:asciiTheme="minorHAnsi" w:hAnsiTheme="minorHAnsi" w:cstheme="minorHAnsi"/>
              <w:lang w:val="en-GB"/>
            </w:rPr>
          </w:rPrChange>
        </w:rPr>
        <w:t>Results</w:t>
      </w:r>
      <w:commentRangeEnd w:id="347"/>
      <w:r w:rsidRPr="004F4051">
        <w:rPr>
          <w:rStyle w:val="Verwijzingopmerking"/>
          <w:rFonts w:cstheme="majorHAnsi"/>
          <w:sz w:val="32"/>
          <w:szCs w:val="32"/>
          <w:rPrChange w:id="349" w:author="Drunen, C.G. van (18062814)" w:date="2021-01-14T15:41:00Z">
            <w:rPr>
              <w:rStyle w:val="Verwijzingopmerking"/>
              <w:rFonts w:asciiTheme="minorHAnsi" w:hAnsiTheme="minorHAnsi" w:cstheme="minorHAnsi"/>
              <w:sz w:val="32"/>
              <w:szCs w:val="32"/>
            </w:rPr>
          </w:rPrChange>
        </w:rPr>
        <w:commentReference w:id="347"/>
      </w:r>
    </w:p>
    <w:p w14:paraId="6A4C18F6" w14:textId="77777777" w:rsidR="00215810" w:rsidRPr="00BA0AE1" w:rsidRDefault="00215810" w:rsidP="003D0A30">
      <w:pPr>
        <w:jc w:val="both"/>
        <w:rPr>
          <w:rFonts w:cstheme="minorHAnsi"/>
          <w:lang w:val="en-GB"/>
        </w:rPr>
      </w:pPr>
      <w:r w:rsidRPr="00BA0AE1">
        <w:rPr>
          <w:rFonts w:cstheme="minorHAnsi"/>
          <w:lang w:val="en-GB"/>
        </w:rPr>
        <w:t xml:space="preserve">The results were determined by running the </w:t>
      </w:r>
      <w:r>
        <w:rPr>
          <w:rFonts w:cstheme="minorHAnsi"/>
          <w:lang w:val="en-GB"/>
        </w:rPr>
        <w:t xml:space="preserve">4 </w:t>
      </w:r>
      <w:r w:rsidRPr="00BA0AE1">
        <w:rPr>
          <w:rFonts w:cstheme="minorHAnsi"/>
          <w:lang w:val="en-GB"/>
        </w:rPr>
        <w:t xml:space="preserve"> models on </w:t>
      </w:r>
      <w:r>
        <w:rPr>
          <w:rFonts w:cstheme="minorHAnsi"/>
          <w:lang w:val="en-GB"/>
        </w:rPr>
        <w:t xml:space="preserve">the 12 </w:t>
      </w:r>
      <w:r w:rsidRPr="00BA0AE1">
        <w:rPr>
          <w:rFonts w:cstheme="minorHAnsi"/>
          <w:lang w:val="en-GB"/>
        </w:rPr>
        <w:t xml:space="preserve">chosen houses. After each model was run on these houses the average of the metrics MAE, MSE, MAPE and </w:t>
      </w:r>
      <w:r>
        <w:rPr>
          <w:rFonts w:cstheme="minorHAnsi"/>
          <w:lang w:val="en-GB"/>
        </w:rPr>
        <w:t>R</w:t>
      </w:r>
      <w:r>
        <w:rPr>
          <w:rFonts w:cstheme="minorHAnsi"/>
          <w:vertAlign w:val="superscript"/>
          <w:lang w:val="en-GB"/>
        </w:rPr>
        <w:t>2</w:t>
      </w:r>
      <w:r w:rsidRPr="00BA0AE1">
        <w:rPr>
          <w:rFonts w:cstheme="minorHAnsi"/>
          <w:lang w:val="en-GB"/>
        </w:rPr>
        <w:t xml:space="preserve"> was calculated and </w:t>
      </w:r>
      <w:r>
        <w:rPr>
          <w:rFonts w:cstheme="minorHAnsi"/>
          <w:lang w:val="en-GB"/>
        </w:rPr>
        <w:t>displayed in</w:t>
      </w:r>
      <w:r w:rsidRPr="00BA0AE1">
        <w:rPr>
          <w:rFonts w:cstheme="minorHAnsi"/>
          <w:lang w:val="en-GB"/>
        </w:rPr>
        <w:t xml:space="preserve"> the corresponding table.</w:t>
      </w:r>
    </w:p>
    <w:p w14:paraId="04667594" w14:textId="77777777" w:rsidR="00215810" w:rsidRPr="004F4051" w:rsidRDefault="00215810" w:rsidP="00215810">
      <w:pPr>
        <w:pStyle w:val="Kop2"/>
        <w:rPr>
          <w:rFonts w:cstheme="majorHAnsi"/>
          <w:lang w:val="en-GB"/>
          <w:rPrChange w:id="350" w:author="Drunen, C.G. van (18062814)" w:date="2021-01-14T15:41:00Z">
            <w:rPr>
              <w:rFonts w:asciiTheme="minorHAnsi" w:hAnsiTheme="minorHAnsi" w:cstheme="minorHAnsi"/>
              <w:lang w:val="en-GB"/>
            </w:rPr>
          </w:rPrChange>
        </w:rPr>
      </w:pPr>
      <w:r w:rsidRPr="004F4051">
        <w:rPr>
          <w:rFonts w:cstheme="majorHAnsi"/>
          <w:lang w:val="en-GB"/>
          <w:rPrChange w:id="351" w:author="Drunen, C.G. van (18062814)" w:date="2021-01-14T15:41:00Z">
            <w:rPr>
              <w:rFonts w:asciiTheme="minorHAnsi" w:hAnsiTheme="minorHAnsi" w:cstheme="minorHAnsi"/>
              <w:lang w:val="en-GB"/>
            </w:rPr>
          </w:rPrChange>
        </w:rPr>
        <w:t>Consumption</w:t>
      </w:r>
    </w:p>
    <w:p w14:paraId="69B96AEE" w14:textId="56C8C38A" w:rsidR="00215810" w:rsidRPr="00BA0AE1" w:rsidRDefault="00215810" w:rsidP="003D0A30">
      <w:pPr>
        <w:jc w:val="both"/>
        <w:rPr>
          <w:rFonts w:cstheme="minorHAnsi"/>
          <w:lang w:val="en-GB"/>
        </w:rPr>
      </w:pPr>
      <w:r w:rsidRPr="00247197">
        <w:rPr>
          <w:rFonts w:cstheme="minorHAnsi"/>
          <w:lang w:val="en-US"/>
        </w:rPr>
        <w:t xml:space="preserve">The results in </w:t>
      </w:r>
      <w:r w:rsidR="00CD290C">
        <w:rPr>
          <w:rFonts w:cstheme="minorHAnsi"/>
          <w:lang w:val="en-GB"/>
        </w:rPr>
        <w:t>Table 5</w:t>
      </w:r>
      <w:r>
        <w:rPr>
          <w:rFonts w:cstheme="minorHAnsi"/>
          <w:lang w:val="en-GB"/>
        </w:rPr>
        <w:t xml:space="preserve"> </w:t>
      </w:r>
      <w:r w:rsidRPr="00BA0AE1">
        <w:rPr>
          <w:rFonts w:cstheme="minorHAnsi"/>
          <w:lang w:val="en-GB"/>
        </w:rPr>
        <w:t>show that the LSTM overall outperforms the other models at predicting consumption</w:t>
      </w:r>
      <w:r>
        <w:rPr>
          <w:rFonts w:cstheme="minorHAnsi"/>
          <w:lang w:val="en-GB"/>
        </w:rPr>
        <w:t xml:space="preserve"> when looking at the MAPE value only</w:t>
      </w:r>
      <w:r w:rsidRPr="00BA0AE1">
        <w:rPr>
          <w:rFonts w:cstheme="minorHAnsi"/>
          <w:lang w:val="en-GB"/>
        </w:rPr>
        <w:t xml:space="preserve">. </w:t>
      </w:r>
      <w:r>
        <w:rPr>
          <w:rFonts w:cstheme="minorHAnsi"/>
          <w:lang w:val="en-GB"/>
        </w:rPr>
        <w:t>However the MVLR seems to be outperforming the other models looking at the MAE and MSE scores.</w:t>
      </w:r>
      <w:r w:rsidRPr="00BA0AE1">
        <w:rPr>
          <w:rFonts w:cstheme="minorHAnsi"/>
          <w:lang w:val="en-GB"/>
        </w:rPr>
        <w:t xml:space="preserve"> The </w:t>
      </w:r>
      <w:r>
        <w:rPr>
          <w:rFonts w:cstheme="minorHAnsi"/>
          <w:lang w:val="en-GB"/>
        </w:rPr>
        <w:t>R</w:t>
      </w:r>
      <w:r>
        <w:rPr>
          <w:rFonts w:cstheme="minorHAnsi"/>
          <w:vertAlign w:val="superscript"/>
          <w:lang w:val="en-GB"/>
        </w:rPr>
        <w:t>2</w:t>
      </w:r>
      <w:r>
        <w:rPr>
          <w:rFonts w:cstheme="minorHAnsi"/>
          <w:lang w:val="en-GB"/>
        </w:rPr>
        <w:t xml:space="preserve"> score is for all models negative, which indicates that it is currently not a good metric with which to compare the performance of the models.</w:t>
      </w:r>
    </w:p>
    <w:tbl>
      <w:tblPr>
        <w:tblStyle w:val="Rastertabel3-Accent3"/>
        <w:tblpPr w:leftFromText="141" w:rightFromText="141" w:vertAnchor="text" w:horzAnchor="margin" w:tblpY="687"/>
        <w:tblW w:w="0" w:type="auto"/>
        <w:tblLook w:val="04A0" w:firstRow="1" w:lastRow="0" w:firstColumn="1" w:lastColumn="0" w:noHBand="0" w:noVBand="1"/>
      </w:tblPr>
      <w:tblGrid>
        <w:gridCol w:w="794"/>
        <w:gridCol w:w="772"/>
        <w:gridCol w:w="844"/>
        <w:gridCol w:w="828"/>
        <w:gridCol w:w="731"/>
      </w:tblGrid>
      <w:tr w:rsidR="00E22AAF" w:rsidRPr="00BA0AE1" w14:paraId="25EC23DC" w14:textId="77777777" w:rsidTr="001455F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794" w:type="dxa"/>
            <w:noWrap/>
            <w:hideMark/>
          </w:tcPr>
          <w:p w14:paraId="6A5145E0" w14:textId="77777777" w:rsidR="00E22AAF" w:rsidRPr="00BA0AE1" w:rsidRDefault="00E22AAF" w:rsidP="00E22AAF">
            <w:pPr>
              <w:jc w:val="center"/>
              <w:rPr>
                <w:rFonts w:eastAsia="Consolas" w:cstheme="minorHAnsi"/>
              </w:rPr>
            </w:pPr>
            <w:r w:rsidRPr="00BA0AE1">
              <w:rPr>
                <w:rFonts w:eastAsia="Consolas" w:cstheme="minorHAnsi"/>
              </w:rPr>
              <w:t>Model</w:t>
            </w:r>
          </w:p>
        </w:tc>
        <w:tc>
          <w:tcPr>
            <w:tcW w:w="772" w:type="dxa"/>
            <w:noWrap/>
            <w:hideMark/>
          </w:tcPr>
          <w:p w14:paraId="4AF2A4AD" w14:textId="77777777" w:rsidR="00E22AAF" w:rsidRPr="00BA0AE1" w:rsidRDefault="00E22AAF" w:rsidP="00E22AAF">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MAE</w:t>
            </w:r>
            <w:r>
              <w:rPr>
                <w:rFonts w:eastAsia="Consolas" w:cstheme="minorHAnsi"/>
              </w:rPr>
              <w:t xml:space="preserve"> [kWh]</w:t>
            </w:r>
          </w:p>
        </w:tc>
        <w:tc>
          <w:tcPr>
            <w:tcW w:w="844" w:type="dxa"/>
            <w:noWrap/>
            <w:hideMark/>
          </w:tcPr>
          <w:p w14:paraId="59A455D1" w14:textId="77777777" w:rsidR="00E22AAF" w:rsidRPr="00BA0AE1" w:rsidRDefault="00E22AAF" w:rsidP="00E22AAF">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MSE</w:t>
            </w:r>
            <w:r>
              <w:rPr>
                <w:rFonts w:eastAsia="Consolas" w:cstheme="minorHAnsi"/>
              </w:rPr>
              <w:t xml:space="preserve"> [kWh</w:t>
            </w:r>
            <w:r>
              <w:rPr>
                <w:rFonts w:eastAsia="Consolas" w:cstheme="minorHAnsi"/>
                <w:vertAlign w:val="superscript"/>
              </w:rPr>
              <w:t>2</w:t>
            </w:r>
            <w:r>
              <w:rPr>
                <w:rFonts w:eastAsia="Consolas" w:cstheme="minorHAnsi"/>
              </w:rPr>
              <w:t>]</w:t>
            </w:r>
          </w:p>
        </w:tc>
        <w:tc>
          <w:tcPr>
            <w:tcW w:w="828" w:type="dxa"/>
            <w:noWrap/>
            <w:hideMark/>
          </w:tcPr>
          <w:p w14:paraId="107D0C05" w14:textId="77777777" w:rsidR="00E22AAF" w:rsidRPr="00BA0AE1" w:rsidRDefault="00E22AAF" w:rsidP="00E22AAF">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MAPE</w:t>
            </w:r>
            <w:r>
              <w:rPr>
                <w:rFonts w:eastAsia="Consolas" w:cstheme="minorHAnsi"/>
              </w:rPr>
              <w:t xml:space="preserve"> [%]</w:t>
            </w:r>
          </w:p>
        </w:tc>
        <w:tc>
          <w:tcPr>
            <w:tcW w:w="731" w:type="dxa"/>
            <w:noWrap/>
            <w:hideMark/>
          </w:tcPr>
          <w:p w14:paraId="2842CE2C" w14:textId="77777777" w:rsidR="00E22AAF" w:rsidRPr="00BA0AE1" w:rsidRDefault="00E22AAF" w:rsidP="00E22AAF">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R</w:t>
            </w:r>
            <w:r w:rsidRPr="008B0695">
              <w:rPr>
                <w:rFonts w:eastAsia="Consolas" w:cstheme="minorHAnsi"/>
                <w:vertAlign w:val="superscript"/>
              </w:rPr>
              <w:t>2</w:t>
            </w:r>
            <w:r>
              <w:rPr>
                <w:rFonts w:eastAsia="Consolas" w:cstheme="minorHAnsi"/>
              </w:rPr>
              <w:t xml:space="preserve"> [-]</w:t>
            </w:r>
          </w:p>
        </w:tc>
      </w:tr>
      <w:tr w:rsidR="00E22AAF" w:rsidRPr="00BA0AE1" w14:paraId="798AEBCD" w14:textId="77777777" w:rsidTr="001455F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F287966" w14:textId="77777777" w:rsidR="00E22AAF" w:rsidRPr="007D6336" w:rsidRDefault="00E22AAF">
            <w:pPr>
              <w:jc w:val="center"/>
              <w:rPr>
                <w:rFonts w:eastAsia="Consolas" w:cstheme="minorHAnsi"/>
              </w:rPr>
              <w:pPrChange w:id="352" w:author="Unknown" w:date="2021-01-14T15:38:00Z">
                <w:pPr/>
              </w:pPrChange>
            </w:pPr>
            <w:r w:rsidRPr="007D6336">
              <w:rPr>
                <w:rFonts w:eastAsia="Consolas" w:cstheme="minorHAnsi"/>
              </w:rPr>
              <w:t>LSTM</w:t>
            </w:r>
          </w:p>
        </w:tc>
        <w:tc>
          <w:tcPr>
            <w:tcW w:w="772" w:type="dxa"/>
            <w:noWrap/>
            <w:hideMark/>
          </w:tcPr>
          <w:p w14:paraId="7EC62D05" w14:textId="77777777" w:rsidR="00E22AAF" w:rsidRPr="00BA0AE1"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eastAsia="Consolas" w:cstheme="minorHAnsi"/>
              </w:rPr>
              <w:t>0.44</w:t>
            </w:r>
          </w:p>
        </w:tc>
        <w:tc>
          <w:tcPr>
            <w:tcW w:w="844" w:type="dxa"/>
            <w:noWrap/>
            <w:hideMark/>
          </w:tcPr>
          <w:p w14:paraId="13BA1979" w14:textId="77777777" w:rsidR="00E22AAF" w:rsidRPr="00646DC3"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646DC3">
              <w:rPr>
                <w:rFonts w:eastAsia="Consolas" w:cstheme="minorHAnsi"/>
              </w:rPr>
              <w:t>0.43</w:t>
            </w:r>
          </w:p>
        </w:tc>
        <w:tc>
          <w:tcPr>
            <w:tcW w:w="828" w:type="dxa"/>
            <w:noWrap/>
            <w:hideMark/>
          </w:tcPr>
          <w:p w14:paraId="656FE5C9" w14:textId="77777777" w:rsidR="00E22AAF" w:rsidRPr="00BA0AE1"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eastAsia="Consolas" w:cstheme="minorHAnsi"/>
              </w:rPr>
              <w:t>69.54</w:t>
            </w:r>
          </w:p>
        </w:tc>
        <w:tc>
          <w:tcPr>
            <w:tcW w:w="731" w:type="dxa"/>
            <w:noWrap/>
            <w:hideMark/>
          </w:tcPr>
          <w:p w14:paraId="10CF3E04" w14:textId="77777777" w:rsidR="00E22AAF" w:rsidRPr="00BA0AE1"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eastAsia="Consolas" w:cstheme="minorHAnsi"/>
              </w:rPr>
              <w:t>-3.19</w:t>
            </w:r>
          </w:p>
        </w:tc>
      </w:tr>
      <w:tr w:rsidR="00E22AAF" w:rsidRPr="00BA0AE1" w14:paraId="3F96C360" w14:textId="77777777" w:rsidTr="001455FD">
        <w:trPr>
          <w:trHeight w:val="26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1851B32" w14:textId="77777777" w:rsidR="00E22AAF" w:rsidRPr="007D6336" w:rsidRDefault="00E22AAF">
            <w:pPr>
              <w:jc w:val="center"/>
              <w:rPr>
                <w:rFonts w:eastAsia="Consolas" w:cstheme="minorHAnsi"/>
              </w:rPr>
              <w:pPrChange w:id="353" w:author="Unknown" w:date="2021-01-14T15:38:00Z">
                <w:pPr/>
              </w:pPrChange>
            </w:pPr>
            <w:r w:rsidRPr="007D6336">
              <w:rPr>
                <w:rFonts w:eastAsia="Consolas" w:cstheme="minorHAnsi"/>
              </w:rPr>
              <w:t>MLP</w:t>
            </w:r>
          </w:p>
        </w:tc>
        <w:tc>
          <w:tcPr>
            <w:tcW w:w="772" w:type="dxa"/>
            <w:noWrap/>
            <w:hideMark/>
          </w:tcPr>
          <w:p w14:paraId="4A713397" w14:textId="77777777" w:rsidR="00E22AAF" w:rsidRPr="00BA0AE1"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0.57</w:t>
            </w:r>
          </w:p>
        </w:tc>
        <w:tc>
          <w:tcPr>
            <w:tcW w:w="844" w:type="dxa"/>
            <w:noWrap/>
            <w:hideMark/>
          </w:tcPr>
          <w:p w14:paraId="73D50D4E" w14:textId="77777777" w:rsidR="00E22AAF" w:rsidRPr="00646DC3"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646DC3">
              <w:rPr>
                <w:rFonts w:eastAsia="Consolas" w:cstheme="minorHAnsi"/>
              </w:rPr>
              <w:t>0.65</w:t>
            </w:r>
          </w:p>
        </w:tc>
        <w:tc>
          <w:tcPr>
            <w:tcW w:w="828" w:type="dxa"/>
            <w:noWrap/>
            <w:hideMark/>
          </w:tcPr>
          <w:p w14:paraId="4F6C674A" w14:textId="77777777" w:rsidR="00E22AAF" w:rsidRPr="00BA0AE1"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99.78</w:t>
            </w:r>
          </w:p>
        </w:tc>
        <w:tc>
          <w:tcPr>
            <w:tcW w:w="731" w:type="dxa"/>
            <w:noWrap/>
            <w:hideMark/>
          </w:tcPr>
          <w:p w14:paraId="0CC368C3" w14:textId="77777777" w:rsidR="00E22AAF" w:rsidRPr="00BA0AE1"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-1.77</w:t>
            </w:r>
          </w:p>
        </w:tc>
      </w:tr>
      <w:tr w:rsidR="00E22AAF" w:rsidRPr="00BA0AE1" w14:paraId="316C5334" w14:textId="77777777" w:rsidTr="001455F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5D21F1B" w14:textId="77777777" w:rsidR="00E22AAF" w:rsidRPr="007D6336" w:rsidRDefault="00E22AAF">
            <w:pPr>
              <w:jc w:val="center"/>
              <w:rPr>
                <w:rFonts w:eastAsia="Consolas" w:cstheme="minorHAnsi"/>
              </w:rPr>
              <w:pPrChange w:id="354" w:author="Unknown" w:date="2021-01-14T15:38:00Z">
                <w:pPr/>
              </w:pPrChange>
            </w:pPr>
            <w:r w:rsidRPr="007D6336">
              <w:rPr>
                <w:rFonts w:eastAsia="Consolas" w:cstheme="minorHAnsi"/>
              </w:rPr>
              <w:t>MVLR</w:t>
            </w:r>
          </w:p>
        </w:tc>
        <w:tc>
          <w:tcPr>
            <w:tcW w:w="772" w:type="dxa"/>
            <w:noWrap/>
            <w:hideMark/>
          </w:tcPr>
          <w:p w14:paraId="3900117F" w14:textId="77777777" w:rsidR="00E22AAF" w:rsidRPr="00BA0AE1"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eastAsia="Consolas" w:cstheme="minorHAnsi"/>
              </w:rPr>
              <w:t>0.41</w:t>
            </w:r>
          </w:p>
        </w:tc>
        <w:tc>
          <w:tcPr>
            <w:tcW w:w="844" w:type="dxa"/>
            <w:noWrap/>
            <w:hideMark/>
          </w:tcPr>
          <w:p w14:paraId="52AC01F0" w14:textId="77777777" w:rsidR="00E22AAF" w:rsidRPr="00BA0AE1"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eastAsia="Consolas" w:cstheme="minorHAnsi"/>
              </w:rPr>
              <w:t>0.34</w:t>
            </w:r>
          </w:p>
        </w:tc>
        <w:tc>
          <w:tcPr>
            <w:tcW w:w="828" w:type="dxa"/>
            <w:noWrap/>
            <w:hideMark/>
          </w:tcPr>
          <w:p w14:paraId="2BD334FF" w14:textId="77777777" w:rsidR="00E22AAF" w:rsidRPr="00BA0AE1"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eastAsia="Consolas" w:cstheme="minorHAnsi"/>
              </w:rPr>
              <w:t>93.29</w:t>
            </w:r>
          </w:p>
        </w:tc>
        <w:tc>
          <w:tcPr>
            <w:tcW w:w="731" w:type="dxa"/>
            <w:noWrap/>
            <w:hideMark/>
          </w:tcPr>
          <w:p w14:paraId="60A4E830" w14:textId="77777777" w:rsidR="00E22AAF" w:rsidRPr="00BA0AE1" w:rsidRDefault="00E22AAF" w:rsidP="00E22AAF">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eastAsia="Consolas" w:cstheme="minorHAnsi"/>
              </w:rPr>
              <w:t>-4.09</w:t>
            </w:r>
          </w:p>
        </w:tc>
      </w:tr>
      <w:tr w:rsidR="00E22AAF" w:rsidRPr="00BA0AE1" w14:paraId="5FDF1A06" w14:textId="77777777" w:rsidTr="001455FD">
        <w:trPr>
          <w:trHeight w:val="260"/>
        </w:trPr>
        <w:tc>
          <w:tcPr>
            <w:cnfStyle w:val="001000000000" w:firstRow="0" w:lastRow="0" w:firstColumn="1" w:lastColumn="0" w:oddVBand="0" w:evenVBand="0" w:oddHBand="0" w:evenHBand="0" w:firstRowFirstColumn="0" w:firstRowLastColumn="0" w:lastRowFirstColumn="0" w:lastRowLastColumn="0"/>
            <w:tcW w:w="794" w:type="dxa"/>
            <w:noWrap/>
            <w:hideMark/>
          </w:tcPr>
          <w:p w14:paraId="23C0BC99" w14:textId="77777777" w:rsidR="00E22AAF" w:rsidRPr="007D6336" w:rsidRDefault="00E22AAF">
            <w:pPr>
              <w:jc w:val="center"/>
              <w:rPr>
                <w:rFonts w:eastAsia="Consolas" w:cstheme="minorHAnsi"/>
              </w:rPr>
              <w:pPrChange w:id="355" w:author="Unknown" w:date="2021-01-14T15:38:00Z">
                <w:pPr/>
              </w:pPrChange>
            </w:pPr>
            <w:r w:rsidRPr="007D6336">
              <w:rPr>
                <w:rFonts w:eastAsia="Consolas" w:cstheme="minorHAnsi"/>
              </w:rPr>
              <w:t>SVR</w:t>
            </w:r>
          </w:p>
        </w:tc>
        <w:tc>
          <w:tcPr>
            <w:tcW w:w="772" w:type="dxa"/>
            <w:noWrap/>
            <w:hideMark/>
          </w:tcPr>
          <w:p w14:paraId="340FF0BB" w14:textId="77777777" w:rsidR="00E22AAF" w:rsidRPr="00BA0AE1"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0.65</w:t>
            </w:r>
          </w:p>
        </w:tc>
        <w:tc>
          <w:tcPr>
            <w:tcW w:w="844" w:type="dxa"/>
            <w:noWrap/>
            <w:hideMark/>
          </w:tcPr>
          <w:p w14:paraId="629303C8" w14:textId="77777777" w:rsidR="00E22AAF" w:rsidRPr="00BA0AE1"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0.90</w:t>
            </w:r>
          </w:p>
        </w:tc>
        <w:tc>
          <w:tcPr>
            <w:tcW w:w="828" w:type="dxa"/>
            <w:noWrap/>
            <w:hideMark/>
          </w:tcPr>
          <w:p w14:paraId="3D05054B" w14:textId="77777777" w:rsidR="00E22AAF" w:rsidRPr="00BA0AE1"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398.45</w:t>
            </w:r>
          </w:p>
        </w:tc>
        <w:tc>
          <w:tcPr>
            <w:tcW w:w="731" w:type="dxa"/>
            <w:noWrap/>
            <w:hideMark/>
          </w:tcPr>
          <w:p w14:paraId="04A8EED5" w14:textId="77777777" w:rsidR="00E22AAF" w:rsidRPr="00BA0AE1" w:rsidRDefault="00E22AAF" w:rsidP="00E22AAF">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eastAsia="Consolas" w:cstheme="minorHAnsi"/>
              </w:rPr>
              <w:t>-5.08</w:t>
            </w:r>
          </w:p>
        </w:tc>
      </w:tr>
    </w:tbl>
    <w:p w14:paraId="0D1398CA" w14:textId="1C0932E6" w:rsidR="00215810" w:rsidRPr="009363F8" w:rsidRDefault="00215810" w:rsidP="00215810">
      <w:pPr>
        <w:pStyle w:val="Bijschrift"/>
        <w:keepNext/>
        <w:rPr>
          <w:rFonts w:cstheme="minorHAnsi"/>
          <w:lang w:val="en-GB"/>
        </w:rPr>
      </w:pPr>
      <w:r w:rsidRPr="009363F8">
        <w:rPr>
          <w:rFonts w:cstheme="minorHAnsi"/>
          <w:lang w:val="en-GB"/>
        </w:rPr>
        <w:t xml:space="preserve">Table </w:t>
      </w:r>
      <w:r w:rsidRPr="00BA0AE1">
        <w:rPr>
          <w:rFonts w:cstheme="minorHAnsi"/>
        </w:rPr>
        <w:fldChar w:fldCharType="begin"/>
      </w:r>
      <w:r w:rsidRPr="00E176FC">
        <w:rPr>
          <w:rFonts w:cstheme="minorHAnsi"/>
          <w:lang w:val="en-US"/>
          <w:rPrChange w:id="356" w:author="Bhwash, J.Y. el (16095065)" w:date="2021-01-14T15:35:00Z">
            <w:rPr>
              <w:rFonts w:cstheme="minorHAnsi"/>
            </w:rPr>
          </w:rPrChange>
        </w:rPr>
        <w:instrText xml:space="preserve"> SEQ Table \* ARABIC </w:instrText>
      </w:r>
      <w:r w:rsidRPr="00BA0AE1">
        <w:rPr>
          <w:rFonts w:cstheme="minorHAnsi"/>
        </w:rPr>
        <w:fldChar w:fldCharType="separate"/>
      </w:r>
      <w:r w:rsidR="00D2796E">
        <w:rPr>
          <w:rFonts w:cstheme="minorHAnsi"/>
          <w:noProof/>
          <w:lang w:val="en-US"/>
        </w:rPr>
        <w:t>4</w:t>
      </w:r>
      <w:r w:rsidRPr="00BA0AE1">
        <w:rPr>
          <w:rFonts w:cstheme="minorHAnsi"/>
        </w:rPr>
        <w:fldChar w:fldCharType="end"/>
      </w:r>
      <w:r w:rsidRPr="009363F8">
        <w:rPr>
          <w:rFonts w:cstheme="minorHAnsi"/>
          <w:lang w:val="en-GB"/>
        </w:rPr>
        <w:t>: The MAE, MSE, MAPE</w:t>
      </w:r>
      <w:r>
        <w:rPr>
          <w:rFonts w:cstheme="minorHAnsi"/>
          <w:lang w:val="en-GB"/>
        </w:rPr>
        <w:t xml:space="preserve"> and R</w:t>
      </w:r>
      <w:r>
        <w:rPr>
          <w:rFonts w:cstheme="minorHAnsi"/>
          <w:vertAlign w:val="superscript"/>
          <w:lang w:val="en-GB"/>
        </w:rPr>
        <w:t>2</w:t>
      </w:r>
      <w:r>
        <w:rPr>
          <w:rFonts w:cstheme="minorHAnsi"/>
          <w:lang w:val="en-GB"/>
        </w:rPr>
        <w:t xml:space="preserve"> value for each of the models on energy consumption, 2 decimals significant. </w:t>
      </w:r>
    </w:p>
    <w:p w14:paraId="307DD25F" w14:textId="77777777" w:rsidR="00E22AAF" w:rsidRDefault="00E22AAF" w:rsidP="003D0A30">
      <w:pPr>
        <w:jc w:val="both"/>
        <w:rPr>
          <w:rFonts w:cstheme="minorHAnsi"/>
          <w:lang w:val="en-GB"/>
        </w:rPr>
      </w:pPr>
    </w:p>
    <w:p w14:paraId="24BA0DF7" w14:textId="66F5476C" w:rsidR="005A23BF" w:rsidRDefault="00215810" w:rsidP="003D0A30">
      <w:pPr>
        <w:jc w:val="both"/>
        <w:rPr>
          <w:rFonts w:cstheme="minorHAnsi"/>
          <w:lang w:val="en-GB"/>
        </w:rPr>
      </w:pPr>
      <w:r w:rsidRPr="001423A6">
        <w:rPr>
          <w:rFonts w:cstheme="minorHAnsi"/>
          <w:lang w:val="en-GB"/>
        </w:rPr>
        <w:t xml:space="preserve">In </w:t>
      </w:r>
      <w:r w:rsidR="00CD290C">
        <w:rPr>
          <w:rFonts w:cstheme="minorHAnsi"/>
          <w:lang w:val="en-GB"/>
        </w:rPr>
        <w:t>Figure 5</w:t>
      </w:r>
      <w:r w:rsidR="00E022DB">
        <w:rPr>
          <w:rFonts w:cstheme="minorHAnsi"/>
          <w:lang w:val="en-GB"/>
        </w:rPr>
        <w:t xml:space="preserve"> </w:t>
      </w:r>
      <w:r w:rsidRPr="00BA0AE1">
        <w:rPr>
          <w:rFonts w:cstheme="minorHAnsi"/>
          <w:lang w:val="en-GB"/>
        </w:rPr>
        <w:t xml:space="preserve">the four models for consumption are shown in combination with the ground truth. </w:t>
      </w:r>
      <w:commentRangeStart w:id="357"/>
      <w:r w:rsidRPr="00BA0AE1">
        <w:rPr>
          <w:rFonts w:cstheme="minorHAnsi"/>
          <w:lang w:val="en-GB"/>
        </w:rPr>
        <w:t xml:space="preserve">The LSTM is closest to predicting the timing and height of the peaks, as well as the mean of the </w:t>
      </w:r>
    </w:p>
    <w:p w14:paraId="18606E87" w14:textId="07C9B4E2" w:rsidR="00215810" w:rsidRPr="00BA0AE1" w:rsidRDefault="00215810" w:rsidP="003D0A30">
      <w:pPr>
        <w:jc w:val="both"/>
        <w:rPr>
          <w:rFonts w:cstheme="minorHAnsi"/>
          <w:lang w:val="en-GB"/>
        </w:rPr>
      </w:pPr>
      <w:r w:rsidRPr="00BA0AE1">
        <w:rPr>
          <w:rFonts w:cstheme="minorHAnsi"/>
          <w:lang w:val="en-GB"/>
        </w:rPr>
        <w:t>data.</w:t>
      </w:r>
      <w:commentRangeEnd w:id="357"/>
      <w:r>
        <w:rPr>
          <w:rStyle w:val="Verwijzingopmerking"/>
        </w:rPr>
        <w:commentReference w:id="357"/>
      </w:r>
      <w:r w:rsidR="003D0A30">
        <w:rPr>
          <w:rFonts w:cstheme="minorHAnsi"/>
          <w:lang w:val="en-GB"/>
        </w:rPr>
        <w:t xml:space="preserve"> </w:t>
      </w:r>
      <w:r w:rsidR="003D0A30" w:rsidRPr="00BA0AE1">
        <w:rPr>
          <w:rFonts w:cstheme="minorHAnsi"/>
          <w:lang w:val="en-GB"/>
        </w:rPr>
        <w:t>The MLP seems to perform the worst out of these models</w:t>
      </w:r>
      <w:r w:rsidR="003D0A30">
        <w:rPr>
          <w:rFonts w:cstheme="minorHAnsi"/>
          <w:lang w:val="en-GB"/>
        </w:rPr>
        <w:t>,</w:t>
      </w:r>
      <w:r w:rsidR="003D0A30" w:rsidRPr="00BA0AE1">
        <w:rPr>
          <w:rFonts w:cstheme="minorHAnsi"/>
          <w:lang w:val="en-GB"/>
        </w:rPr>
        <w:t xml:space="preserve"> </w:t>
      </w:r>
      <w:commentRangeStart w:id="358"/>
      <w:commentRangeEnd w:id="358"/>
      <w:r w:rsidR="003D0A30">
        <w:rPr>
          <w:rStyle w:val="Verwijzingopmerking"/>
        </w:rPr>
        <w:commentReference w:id="358"/>
      </w:r>
      <w:r w:rsidR="003D0A30" w:rsidRPr="00BA0AE1">
        <w:rPr>
          <w:rFonts w:cstheme="minorHAnsi"/>
          <w:lang w:val="en-GB"/>
        </w:rPr>
        <w:t>when it was the second worst</w:t>
      </w:r>
      <w:r w:rsidR="003D0A30">
        <w:rPr>
          <w:rFonts w:cstheme="minorHAnsi"/>
          <w:lang w:val="en-GB"/>
        </w:rPr>
        <w:t xml:space="preserve"> </w:t>
      </w:r>
      <w:r w:rsidR="003D0A30" w:rsidRPr="00BA0AE1">
        <w:rPr>
          <w:rFonts w:cstheme="minorHAnsi"/>
          <w:lang w:val="en-GB"/>
        </w:rPr>
        <w:t xml:space="preserve">according to </w:t>
      </w:r>
      <w:r w:rsidR="00E022DB">
        <w:rPr>
          <w:rFonts w:cstheme="minorHAnsi"/>
          <w:lang w:val="en-GB"/>
        </w:rPr>
        <w:t>Table 5</w:t>
      </w:r>
      <w:r w:rsidR="003D0A30">
        <w:rPr>
          <w:rFonts w:cstheme="minorHAnsi"/>
          <w:lang w:val="en-GB"/>
        </w:rPr>
        <w:t>.</w:t>
      </w:r>
    </w:p>
    <w:p w14:paraId="4E933F16" w14:textId="46E12D5D" w:rsidR="009F77C1" w:rsidRDefault="009F77C1">
      <w:pPr>
        <w:rPr>
          <w:rFonts w:cstheme="minorHAnsi"/>
          <w:lang w:val="en-GB"/>
        </w:rPr>
      </w:pPr>
    </w:p>
    <w:p w14:paraId="0CE159EE" w14:textId="38CDF9A0" w:rsidR="003D0A30" w:rsidRPr="00BA0AE1" w:rsidRDefault="003D0A30">
      <w:pPr>
        <w:rPr>
          <w:rFonts w:eastAsia="Consolas" w:cstheme="minorHAnsi"/>
          <w:lang w:val="en-GB"/>
        </w:rPr>
      </w:pPr>
    </w:p>
    <w:p w14:paraId="0EFDCDDE" w14:textId="5F15975C" w:rsidR="003D0A30" w:rsidRDefault="003D0A30">
      <w:pPr>
        <w:rPr>
          <w:rFonts w:cstheme="minorHAnsi"/>
          <w:lang w:val="en-GB"/>
        </w:rPr>
      </w:pPr>
    </w:p>
    <w:p w14:paraId="39CF8967" w14:textId="77777777" w:rsidR="003D0A30" w:rsidRPr="004F4051" w:rsidRDefault="003D0A30" w:rsidP="003D0A30">
      <w:pPr>
        <w:pStyle w:val="Kop2"/>
        <w:rPr>
          <w:rFonts w:cstheme="majorHAnsi"/>
          <w:lang w:val="en-US"/>
          <w:rPrChange w:id="359" w:author="Drunen, C.G. van (18062814)" w:date="2021-01-14T15:41:00Z">
            <w:rPr>
              <w:rFonts w:asciiTheme="minorHAnsi" w:hAnsiTheme="minorHAnsi" w:cstheme="minorHAnsi"/>
              <w:lang w:val="en-US"/>
            </w:rPr>
          </w:rPrChange>
        </w:rPr>
      </w:pPr>
      <w:r w:rsidRPr="004F4051">
        <w:rPr>
          <w:rFonts w:cstheme="majorHAnsi"/>
          <w:lang w:val="en-US"/>
          <w:rPrChange w:id="360" w:author="Drunen, C.G. van (18062814)" w:date="2021-01-14T15:41:00Z">
            <w:rPr>
              <w:rFonts w:asciiTheme="minorHAnsi" w:hAnsiTheme="minorHAnsi" w:cstheme="minorHAnsi"/>
              <w:lang w:val="en-US"/>
            </w:rPr>
          </w:rPrChange>
        </w:rPr>
        <w:t>Production</w:t>
      </w:r>
    </w:p>
    <w:p w14:paraId="6C9ABCB1" w14:textId="350B18F6" w:rsidR="00D2796E" w:rsidRPr="009C782C" w:rsidRDefault="003D0A30" w:rsidP="003D0A30">
      <w:pPr>
        <w:rPr>
          <w:rFonts w:asciiTheme="minorHAnsi" w:hAnsiTheme="minorHAnsi"/>
          <w:sz w:val="22"/>
          <w:lang w:val="en-GB"/>
        </w:rPr>
      </w:pPr>
      <w:r w:rsidRPr="001F573F">
        <w:rPr>
          <w:rFonts w:cstheme="minorHAnsi"/>
          <w:lang w:val="en-US"/>
        </w:rPr>
        <w:t>The results in</w:t>
      </w:r>
      <w:r>
        <w:rPr>
          <w:rFonts w:cstheme="minorHAnsi"/>
          <w:lang w:val="en-GB"/>
        </w:rPr>
        <w:fldChar w:fldCharType="begin"/>
      </w:r>
      <w:r>
        <w:rPr>
          <w:rFonts w:cstheme="minorHAnsi"/>
          <w:lang w:val="en-GB"/>
        </w:rPr>
        <w:instrText xml:space="preserve"> REF _Ref61530515 \h </w:instrText>
      </w:r>
      <w:r w:rsidR="007246E4">
        <w:rPr>
          <w:rFonts w:cstheme="minorHAnsi"/>
          <w:lang w:val="en-GB"/>
        </w:rPr>
        <w:instrText xml:space="preserve"> \* MERGEFORMAT </w:instrText>
      </w:r>
      <w:r>
        <w:rPr>
          <w:rFonts w:cstheme="minorHAnsi"/>
          <w:lang w:val="en-GB"/>
        </w:rPr>
      </w:r>
      <w:r>
        <w:rPr>
          <w:rFonts w:cstheme="minorHAnsi"/>
          <w:lang w:val="en-GB"/>
        </w:rPr>
        <w:fldChar w:fldCharType="separate"/>
      </w:r>
    </w:p>
    <w:p w14:paraId="69D70065" w14:textId="0745B31D" w:rsidR="003D0A30" w:rsidRPr="00BA0AE1" w:rsidRDefault="00D2796E" w:rsidP="003D0A30">
      <w:pPr>
        <w:rPr>
          <w:rFonts w:cstheme="minorHAnsi"/>
          <w:lang w:val="en-GB"/>
        </w:rPr>
      </w:pPr>
      <w:r w:rsidRPr="00D32CCA">
        <w:rPr>
          <w:rFonts w:cstheme="minorHAnsi"/>
          <w:lang w:val="en-GB"/>
        </w:rPr>
        <w:t xml:space="preserve">Table </w:t>
      </w:r>
      <w:r>
        <w:rPr>
          <w:rFonts w:cstheme="minorHAnsi"/>
          <w:noProof/>
          <w:lang w:val="en-GB"/>
        </w:rPr>
        <w:t>5</w:t>
      </w:r>
      <w:r w:rsidR="003D0A30">
        <w:rPr>
          <w:rFonts w:cstheme="minorHAnsi"/>
          <w:lang w:val="en-GB"/>
        </w:rPr>
        <w:fldChar w:fldCharType="end"/>
      </w:r>
      <w:r w:rsidR="003D0A30" w:rsidRPr="001F573F">
        <w:rPr>
          <w:rFonts w:cstheme="minorHAnsi"/>
          <w:lang w:val="en-US"/>
        </w:rPr>
        <w:t xml:space="preserve"> </w:t>
      </w:r>
      <w:commentRangeStart w:id="361"/>
      <w:r w:rsidR="003D0A30" w:rsidRPr="00BA0AE1">
        <w:rPr>
          <w:rFonts w:cstheme="minorHAnsi"/>
          <w:lang w:val="en-GB"/>
        </w:rPr>
        <w:t xml:space="preserve">show that the SVR is performing the best overall at predicting the production. The MLP performs the worst overall. </w:t>
      </w:r>
      <w:commentRangeEnd w:id="361"/>
      <w:r w:rsidR="003D0A30">
        <w:rPr>
          <w:rStyle w:val="Verwijzingopmerking"/>
        </w:rPr>
        <w:commentReference w:id="361"/>
      </w:r>
    </w:p>
    <w:tbl>
      <w:tblPr>
        <w:tblStyle w:val="Rastertabel3-Accent3"/>
        <w:tblpPr w:leftFromText="180" w:rightFromText="180" w:vertAnchor="text" w:horzAnchor="margin" w:tblpXSpec="right" w:tblpY="725"/>
        <w:tblW w:w="4586" w:type="dxa"/>
        <w:tblLook w:val="04A0" w:firstRow="1" w:lastRow="0" w:firstColumn="1" w:lastColumn="0" w:noHBand="0" w:noVBand="1"/>
      </w:tblPr>
      <w:tblGrid>
        <w:gridCol w:w="887"/>
        <w:gridCol w:w="958"/>
        <w:gridCol w:w="1092"/>
        <w:gridCol w:w="972"/>
        <w:gridCol w:w="677"/>
      </w:tblGrid>
      <w:tr w:rsidR="004C0D37" w:rsidRPr="00BA0AE1" w14:paraId="3B01B9E2" w14:textId="77777777" w:rsidTr="007246E4">
        <w:trPr>
          <w:cnfStyle w:val="100000000000" w:firstRow="1" w:lastRow="0" w:firstColumn="0" w:lastColumn="0" w:oddVBand="0" w:evenVBand="0" w:oddHBand="0" w:evenHBand="0" w:firstRowFirstColumn="0" w:firstRowLastColumn="0" w:lastRowFirstColumn="0" w:lastRowLastColumn="0"/>
          <w:trHeight w:val="178"/>
        </w:trPr>
        <w:tc>
          <w:tcPr>
            <w:cnfStyle w:val="001000000100" w:firstRow="0" w:lastRow="0" w:firstColumn="1" w:lastColumn="0" w:oddVBand="0" w:evenVBand="0" w:oddHBand="0" w:evenHBand="0" w:firstRowFirstColumn="1" w:firstRowLastColumn="0" w:lastRowFirstColumn="0" w:lastRowLastColumn="0"/>
            <w:tcW w:w="887" w:type="dxa"/>
            <w:noWrap/>
            <w:hideMark/>
          </w:tcPr>
          <w:p w14:paraId="52903AFF" w14:textId="77777777" w:rsidR="003D0A30" w:rsidRPr="00BA0AE1" w:rsidRDefault="003D0A30" w:rsidP="003D0A30">
            <w:pPr>
              <w:jc w:val="center"/>
              <w:rPr>
                <w:rFonts w:eastAsia="Consolas" w:cstheme="minorHAnsi"/>
              </w:rPr>
            </w:pPr>
            <w:bookmarkStart w:id="362" w:name="_Ref61530515"/>
            <w:bookmarkStart w:id="363" w:name="_Ref61530511"/>
            <w:r w:rsidRPr="00BA0AE1">
              <w:rPr>
                <w:rFonts w:cstheme="minorHAnsi"/>
                <w:color w:val="000000"/>
              </w:rPr>
              <w:t>Model</w:t>
            </w:r>
          </w:p>
        </w:tc>
        <w:tc>
          <w:tcPr>
            <w:tcW w:w="958" w:type="dxa"/>
            <w:noWrap/>
            <w:hideMark/>
          </w:tcPr>
          <w:p w14:paraId="02342939" w14:textId="77777777" w:rsidR="003D0A30" w:rsidRPr="00BA0AE1" w:rsidRDefault="003D0A30" w:rsidP="003D0A30">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MAE</w:t>
            </w:r>
            <w:r>
              <w:rPr>
                <w:rFonts w:cstheme="minorHAnsi"/>
                <w:color w:val="000000"/>
              </w:rPr>
              <w:t xml:space="preserve"> [kWh]</w:t>
            </w:r>
          </w:p>
        </w:tc>
        <w:tc>
          <w:tcPr>
            <w:tcW w:w="1092" w:type="dxa"/>
            <w:noWrap/>
            <w:hideMark/>
          </w:tcPr>
          <w:p w14:paraId="261E285B" w14:textId="77777777" w:rsidR="003D0A30" w:rsidRPr="00BA0AE1" w:rsidRDefault="003D0A30" w:rsidP="003D0A30">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MSE</w:t>
            </w:r>
            <w:r>
              <w:rPr>
                <w:rFonts w:cstheme="minorHAnsi"/>
                <w:color w:val="000000"/>
              </w:rPr>
              <w:t xml:space="preserve"> [(kWh)</w:t>
            </w:r>
            <w:r>
              <w:rPr>
                <w:rFonts w:cstheme="minorHAnsi"/>
                <w:color w:val="000000"/>
                <w:vertAlign w:val="superscript"/>
              </w:rPr>
              <w:t>2</w:t>
            </w:r>
            <w:r>
              <w:rPr>
                <w:rFonts w:cstheme="minorHAnsi"/>
                <w:color w:val="000000"/>
              </w:rPr>
              <w:t>]</w:t>
            </w:r>
          </w:p>
        </w:tc>
        <w:tc>
          <w:tcPr>
            <w:tcW w:w="972" w:type="dxa"/>
            <w:noWrap/>
            <w:hideMark/>
          </w:tcPr>
          <w:p w14:paraId="6DFEEAD3" w14:textId="68A323CB" w:rsidR="003D0A30" w:rsidRPr="00BA0AE1" w:rsidRDefault="003D0A30" w:rsidP="003D0A30">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MAPE</w:t>
            </w:r>
            <w:r>
              <w:rPr>
                <w:rFonts w:cstheme="minorHAnsi"/>
                <w:color w:val="000000"/>
              </w:rPr>
              <w:t xml:space="preserve"> [%] </w:t>
            </w:r>
            <w:r w:rsidR="00FB1D9E">
              <w:rPr>
                <w:rFonts w:cstheme="minorHAnsi"/>
                <w:color w:val="000000"/>
              </w:rPr>
              <w:br/>
            </w:r>
            <w:r>
              <w:rPr>
                <w:rFonts w:cstheme="minorHAnsi"/>
                <w:color w:val="000000"/>
              </w:rPr>
              <w:t>(</w:t>
            </w:r>
            <m:oMath>
              <m:r>
                <m:rPr>
                  <m:sty m:val="bi"/>
                </m:rPr>
                <w:rPr>
                  <w:rFonts w:ascii="Cambria Math" w:hAnsi="Cambria Math" w:cstheme="minorHAnsi"/>
                  <w:color w:val="000000"/>
                </w:rPr>
                <m:t>∙</m:t>
              </m:r>
              <m:sSup>
                <m:sSupPr>
                  <m:ctrlPr>
                    <w:rPr>
                      <w:rFonts w:ascii="Cambria Math" w:hAnsi="Cambria Math" w:cstheme="minorHAnsi"/>
                      <w:b w:val="0"/>
                      <w:i/>
                      <w:color w:val="000000"/>
                    </w:rPr>
                  </m:ctrlPr>
                </m:sSupPr>
                <m:e>
                  <m:r>
                    <m:rPr>
                      <m:sty m:val="bi"/>
                    </m:rPr>
                    <w:rPr>
                      <w:rFonts w:ascii="Cambria Math" w:hAnsi="Cambria Math" w:cstheme="minorHAnsi"/>
                      <w:color w:val="000000"/>
                    </w:rPr>
                    <m:t>10</m:t>
                  </m:r>
                </m:e>
                <m:sup>
                  <m:r>
                    <m:rPr>
                      <m:sty m:val="bi"/>
                    </m:rPr>
                    <w:rPr>
                      <w:rFonts w:ascii="Cambria Math" w:hAnsi="Cambria Math" w:cstheme="minorHAnsi"/>
                      <w:color w:val="000000"/>
                    </w:rPr>
                    <m:t>9</m:t>
                  </m:r>
                </m:sup>
              </m:sSup>
            </m:oMath>
            <w:r>
              <w:rPr>
                <w:rFonts w:eastAsiaTheme="minorEastAsia" w:cstheme="minorHAnsi"/>
                <w:color w:val="000000"/>
              </w:rPr>
              <w:t>)</w:t>
            </w:r>
          </w:p>
        </w:tc>
        <w:tc>
          <w:tcPr>
            <w:tcW w:w="677" w:type="dxa"/>
            <w:noWrap/>
            <w:hideMark/>
          </w:tcPr>
          <w:p w14:paraId="6783813C" w14:textId="7343BC99" w:rsidR="003D0A30" w:rsidRPr="00BA0AE1" w:rsidRDefault="003D0A30" w:rsidP="003D0A30">
            <w:pPr>
              <w:jc w:val="center"/>
              <w:cnfStyle w:val="100000000000" w:firstRow="1"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R</w:t>
            </w:r>
            <w:r w:rsidRPr="008B0695">
              <w:rPr>
                <w:rFonts w:cstheme="minorHAnsi"/>
                <w:color w:val="000000"/>
                <w:vertAlign w:val="superscript"/>
              </w:rPr>
              <w:t>2</w:t>
            </w:r>
            <w:r>
              <w:rPr>
                <w:rFonts w:cstheme="minorHAnsi"/>
                <w:color w:val="000000"/>
              </w:rPr>
              <w:t xml:space="preserve"> </w:t>
            </w:r>
            <w:r w:rsidR="00FB1D9E">
              <w:rPr>
                <w:rFonts w:cstheme="minorHAnsi"/>
                <w:color w:val="000000"/>
              </w:rPr>
              <w:br/>
            </w:r>
            <w:r>
              <w:rPr>
                <w:rFonts w:cstheme="minorHAnsi"/>
                <w:color w:val="000000"/>
              </w:rPr>
              <w:t>[-]</w:t>
            </w:r>
          </w:p>
        </w:tc>
      </w:tr>
      <w:tr w:rsidR="004C0D37" w:rsidRPr="00BA0AE1" w14:paraId="361DA6FA" w14:textId="77777777" w:rsidTr="007246E4">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887" w:type="dxa"/>
            <w:noWrap/>
            <w:hideMark/>
          </w:tcPr>
          <w:p w14:paraId="4C44D9D5" w14:textId="77777777" w:rsidR="003D0A30" w:rsidRPr="007D6336" w:rsidRDefault="003D0A30">
            <w:pPr>
              <w:jc w:val="center"/>
              <w:rPr>
                <w:rFonts w:eastAsia="Consolas" w:cstheme="minorHAnsi"/>
              </w:rPr>
              <w:pPrChange w:id="364" w:author="Unknown" w:date="2021-01-14T15:38:00Z">
                <w:pPr/>
              </w:pPrChange>
            </w:pPr>
            <w:r w:rsidRPr="007D6336">
              <w:rPr>
                <w:rFonts w:cstheme="minorHAnsi"/>
                <w:color w:val="000000"/>
              </w:rPr>
              <w:t>LSTM</w:t>
            </w:r>
          </w:p>
        </w:tc>
        <w:tc>
          <w:tcPr>
            <w:tcW w:w="958" w:type="dxa"/>
            <w:noWrap/>
            <w:hideMark/>
          </w:tcPr>
          <w:p w14:paraId="0865AC34" w14:textId="77777777" w:rsidR="003D0A30" w:rsidRPr="00BA0AE1"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cstheme="minorHAnsi"/>
                <w:color w:val="000000"/>
              </w:rPr>
              <w:t>0.17</w:t>
            </w:r>
          </w:p>
        </w:tc>
        <w:tc>
          <w:tcPr>
            <w:tcW w:w="1092" w:type="dxa"/>
            <w:noWrap/>
            <w:hideMark/>
          </w:tcPr>
          <w:p w14:paraId="3F8C08FA" w14:textId="77777777" w:rsidR="003D0A30" w:rsidRPr="00BA0AE1"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cstheme="minorHAnsi"/>
                <w:color w:val="000000"/>
              </w:rPr>
              <w:t>0.07</w:t>
            </w:r>
          </w:p>
        </w:tc>
        <w:tc>
          <w:tcPr>
            <w:tcW w:w="972" w:type="dxa"/>
            <w:noWrap/>
            <w:hideMark/>
          </w:tcPr>
          <w:p w14:paraId="7A414099" w14:textId="77777777" w:rsidR="003D0A30" w:rsidRPr="001E366E"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vertAlign w:val="superscript"/>
              </w:rPr>
            </w:pPr>
            <w:r w:rsidRPr="00BA0AE1">
              <w:rPr>
                <w:rFonts w:cstheme="minorHAnsi"/>
                <w:color w:val="000000"/>
              </w:rPr>
              <w:t>1</w:t>
            </w:r>
            <w:r>
              <w:rPr>
                <w:rFonts w:cstheme="minorHAnsi"/>
                <w:color w:val="000000"/>
              </w:rPr>
              <w:t>.</w:t>
            </w:r>
            <w:r w:rsidRPr="00BA0AE1">
              <w:rPr>
                <w:rFonts w:cstheme="minorHAnsi"/>
                <w:color w:val="000000"/>
              </w:rPr>
              <w:t>1</w:t>
            </w:r>
            <w:r>
              <w:rPr>
                <w:rFonts w:cstheme="minorHAnsi"/>
                <w:color w:val="000000"/>
              </w:rPr>
              <w:t>1</w:t>
            </w:r>
          </w:p>
        </w:tc>
        <w:tc>
          <w:tcPr>
            <w:tcW w:w="677" w:type="dxa"/>
            <w:noWrap/>
            <w:hideMark/>
          </w:tcPr>
          <w:p w14:paraId="34582F5C" w14:textId="77777777" w:rsidR="003D0A30" w:rsidRPr="00BA0AE1"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cstheme="minorHAnsi"/>
                <w:color w:val="000000"/>
              </w:rPr>
              <w:t>0.15</w:t>
            </w:r>
          </w:p>
        </w:tc>
      </w:tr>
      <w:tr w:rsidR="00FB1D9E" w:rsidRPr="00BA0AE1" w14:paraId="19162548" w14:textId="77777777" w:rsidTr="007246E4">
        <w:trPr>
          <w:trHeight w:val="29"/>
        </w:trPr>
        <w:tc>
          <w:tcPr>
            <w:cnfStyle w:val="001000000000" w:firstRow="0" w:lastRow="0" w:firstColumn="1" w:lastColumn="0" w:oddVBand="0" w:evenVBand="0" w:oddHBand="0" w:evenHBand="0" w:firstRowFirstColumn="0" w:firstRowLastColumn="0" w:lastRowFirstColumn="0" w:lastRowLastColumn="0"/>
            <w:tcW w:w="887" w:type="dxa"/>
            <w:noWrap/>
            <w:hideMark/>
          </w:tcPr>
          <w:p w14:paraId="2A9B9465" w14:textId="77777777" w:rsidR="003D0A30" w:rsidRPr="007D6336" w:rsidRDefault="003D0A30">
            <w:pPr>
              <w:jc w:val="center"/>
              <w:rPr>
                <w:rFonts w:eastAsia="Consolas" w:cstheme="minorHAnsi"/>
              </w:rPr>
              <w:pPrChange w:id="365" w:author="Unknown" w:date="2021-01-14T15:38:00Z">
                <w:pPr/>
              </w:pPrChange>
            </w:pPr>
            <w:r w:rsidRPr="007D6336">
              <w:rPr>
                <w:rFonts w:cstheme="minorHAnsi"/>
                <w:color w:val="000000"/>
              </w:rPr>
              <w:t>NN</w:t>
            </w:r>
          </w:p>
        </w:tc>
        <w:tc>
          <w:tcPr>
            <w:tcW w:w="958" w:type="dxa"/>
            <w:noWrap/>
            <w:hideMark/>
          </w:tcPr>
          <w:p w14:paraId="2D98BCC9" w14:textId="77777777" w:rsidR="003D0A30" w:rsidRPr="00BA0AE1" w:rsidRDefault="003D0A30" w:rsidP="003D0A30">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0.50</w:t>
            </w:r>
          </w:p>
        </w:tc>
        <w:tc>
          <w:tcPr>
            <w:tcW w:w="1092" w:type="dxa"/>
            <w:noWrap/>
            <w:hideMark/>
          </w:tcPr>
          <w:p w14:paraId="578F398B" w14:textId="77777777" w:rsidR="003D0A30" w:rsidRPr="00BA0AE1" w:rsidRDefault="003D0A30" w:rsidP="003D0A30">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0.37</w:t>
            </w:r>
          </w:p>
        </w:tc>
        <w:tc>
          <w:tcPr>
            <w:tcW w:w="972" w:type="dxa"/>
            <w:noWrap/>
            <w:hideMark/>
          </w:tcPr>
          <w:p w14:paraId="2C9F7120" w14:textId="77777777" w:rsidR="003D0A30" w:rsidRPr="00BA0AE1" w:rsidRDefault="003D0A30" w:rsidP="003D0A30">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21</w:t>
            </w:r>
            <w:r>
              <w:rPr>
                <w:rFonts w:cstheme="minorHAnsi"/>
                <w:color w:val="000000"/>
              </w:rPr>
              <w:t>.</w:t>
            </w:r>
            <w:r w:rsidRPr="00BA0AE1">
              <w:rPr>
                <w:rFonts w:cstheme="minorHAnsi"/>
                <w:color w:val="000000"/>
              </w:rPr>
              <w:t>1</w:t>
            </w:r>
            <w:r>
              <w:rPr>
                <w:rFonts w:cstheme="minorHAnsi"/>
                <w:color w:val="000000"/>
              </w:rPr>
              <w:t>5</w:t>
            </w:r>
          </w:p>
        </w:tc>
        <w:tc>
          <w:tcPr>
            <w:tcW w:w="677" w:type="dxa"/>
            <w:noWrap/>
            <w:hideMark/>
          </w:tcPr>
          <w:p w14:paraId="7BC3941D" w14:textId="77777777" w:rsidR="003D0A30" w:rsidRPr="00BA0AE1" w:rsidRDefault="003D0A30" w:rsidP="003D0A30">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-1.78</w:t>
            </w:r>
          </w:p>
        </w:tc>
      </w:tr>
      <w:tr w:rsidR="004C0D37" w:rsidRPr="00BA0AE1" w14:paraId="5762B96F" w14:textId="77777777" w:rsidTr="007246E4">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887" w:type="dxa"/>
            <w:noWrap/>
            <w:hideMark/>
          </w:tcPr>
          <w:p w14:paraId="01A101AB" w14:textId="77777777" w:rsidR="003D0A30" w:rsidRPr="007D6336" w:rsidRDefault="003D0A30">
            <w:pPr>
              <w:jc w:val="center"/>
              <w:rPr>
                <w:rFonts w:eastAsia="Consolas" w:cstheme="minorHAnsi"/>
              </w:rPr>
              <w:pPrChange w:id="366" w:author="Unknown" w:date="2021-01-14T15:38:00Z">
                <w:pPr/>
              </w:pPrChange>
            </w:pPr>
            <w:r w:rsidRPr="007D6336">
              <w:rPr>
                <w:rFonts w:cstheme="minorHAnsi"/>
                <w:color w:val="000000"/>
              </w:rPr>
              <w:t>MVLR</w:t>
            </w:r>
          </w:p>
        </w:tc>
        <w:tc>
          <w:tcPr>
            <w:tcW w:w="958" w:type="dxa"/>
            <w:noWrap/>
            <w:hideMark/>
          </w:tcPr>
          <w:p w14:paraId="18C9ADAD" w14:textId="77777777" w:rsidR="003D0A30" w:rsidRPr="00BA0AE1"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cstheme="minorHAnsi"/>
                <w:color w:val="000000"/>
              </w:rPr>
              <w:t>0.19</w:t>
            </w:r>
          </w:p>
        </w:tc>
        <w:tc>
          <w:tcPr>
            <w:tcW w:w="1092" w:type="dxa"/>
            <w:noWrap/>
            <w:hideMark/>
          </w:tcPr>
          <w:p w14:paraId="0C18944D" w14:textId="77777777" w:rsidR="003D0A30" w:rsidRPr="00BA0AE1"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cstheme="minorHAnsi"/>
                <w:color w:val="000000"/>
              </w:rPr>
              <w:t>0.08</w:t>
            </w:r>
          </w:p>
        </w:tc>
        <w:tc>
          <w:tcPr>
            <w:tcW w:w="972" w:type="dxa"/>
            <w:noWrap/>
            <w:hideMark/>
          </w:tcPr>
          <w:p w14:paraId="25FE13C5" w14:textId="77777777" w:rsidR="003D0A30" w:rsidRPr="00BA0AE1"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cstheme="minorHAnsi"/>
                <w:color w:val="000000"/>
              </w:rPr>
              <w:t>59</w:t>
            </w:r>
            <w:r>
              <w:rPr>
                <w:rFonts w:cstheme="minorHAnsi"/>
                <w:color w:val="000000"/>
              </w:rPr>
              <w:t>.</w:t>
            </w:r>
            <w:r w:rsidRPr="00BA0AE1">
              <w:rPr>
                <w:rFonts w:cstheme="minorHAnsi"/>
                <w:color w:val="000000"/>
              </w:rPr>
              <w:t>3</w:t>
            </w:r>
            <w:r>
              <w:rPr>
                <w:rFonts w:cstheme="minorHAnsi"/>
                <w:color w:val="000000"/>
              </w:rPr>
              <w:t>4</w:t>
            </w:r>
          </w:p>
        </w:tc>
        <w:tc>
          <w:tcPr>
            <w:tcW w:w="677" w:type="dxa"/>
            <w:noWrap/>
            <w:hideMark/>
          </w:tcPr>
          <w:p w14:paraId="1F493AD5" w14:textId="77777777" w:rsidR="003D0A30" w:rsidRPr="00BA0AE1" w:rsidRDefault="003D0A30" w:rsidP="003D0A30">
            <w:pPr>
              <w:jc w:val="center"/>
              <w:cnfStyle w:val="000000100000" w:firstRow="0" w:lastRow="0" w:firstColumn="0" w:lastColumn="0" w:oddVBand="0" w:evenVBand="0" w:oddHBand="1" w:evenHBand="0" w:firstRowFirstColumn="0" w:firstRowLastColumn="0" w:lastRowFirstColumn="0" w:lastRowLastColumn="0"/>
              <w:rPr>
                <w:rFonts w:eastAsia="Consolas" w:cstheme="minorHAnsi"/>
              </w:rPr>
            </w:pPr>
            <w:r w:rsidRPr="00BA0AE1">
              <w:rPr>
                <w:rFonts w:cstheme="minorHAnsi"/>
                <w:color w:val="000000"/>
              </w:rPr>
              <w:t>0.53</w:t>
            </w:r>
          </w:p>
        </w:tc>
      </w:tr>
      <w:tr w:rsidR="00FB1D9E" w:rsidRPr="00BA0AE1" w14:paraId="421CE46C" w14:textId="77777777" w:rsidTr="007246E4">
        <w:trPr>
          <w:trHeight w:val="178"/>
        </w:trPr>
        <w:tc>
          <w:tcPr>
            <w:cnfStyle w:val="001000000000" w:firstRow="0" w:lastRow="0" w:firstColumn="1" w:lastColumn="0" w:oddVBand="0" w:evenVBand="0" w:oddHBand="0" w:evenHBand="0" w:firstRowFirstColumn="0" w:firstRowLastColumn="0" w:lastRowFirstColumn="0" w:lastRowLastColumn="0"/>
            <w:tcW w:w="887" w:type="dxa"/>
            <w:noWrap/>
            <w:hideMark/>
          </w:tcPr>
          <w:p w14:paraId="0170B46D" w14:textId="77777777" w:rsidR="003D0A30" w:rsidRPr="007D6336" w:rsidRDefault="003D0A30">
            <w:pPr>
              <w:jc w:val="center"/>
              <w:rPr>
                <w:rFonts w:eastAsia="Consolas" w:cstheme="minorHAnsi"/>
              </w:rPr>
              <w:pPrChange w:id="367" w:author="Unknown" w:date="2021-01-14T15:38:00Z">
                <w:pPr/>
              </w:pPrChange>
            </w:pPr>
            <w:r w:rsidRPr="007D6336">
              <w:rPr>
                <w:rFonts w:cstheme="minorHAnsi"/>
                <w:color w:val="000000"/>
              </w:rPr>
              <w:t>SVR</w:t>
            </w:r>
          </w:p>
        </w:tc>
        <w:tc>
          <w:tcPr>
            <w:tcW w:w="958" w:type="dxa"/>
            <w:noWrap/>
            <w:hideMark/>
          </w:tcPr>
          <w:p w14:paraId="5BC67457" w14:textId="77777777" w:rsidR="003D0A30" w:rsidRPr="00BA0AE1" w:rsidRDefault="003D0A30" w:rsidP="003D0A30">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0.14</w:t>
            </w:r>
          </w:p>
        </w:tc>
        <w:tc>
          <w:tcPr>
            <w:tcW w:w="1092" w:type="dxa"/>
            <w:noWrap/>
            <w:hideMark/>
          </w:tcPr>
          <w:p w14:paraId="676A1707" w14:textId="77777777" w:rsidR="003D0A30" w:rsidRPr="00BA0AE1" w:rsidRDefault="003D0A30" w:rsidP="003D0A30">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0.05</w:t>
            </w:r>
          </w:p>
        </w:tc>
        <w:tc>
          <w:tcPr>
            <w:tcW w:w="972" w:type="dxa"/>
            <w:noWrap/>
            <w:hideMark/>
          </w:tcPr>
          <w:p w14:paraId="6C0262A6" w14:textId="77777777" w:rsidR="003D0A30" w:rsidRPr="00BA0AE1" w:rsidRDefault="003D0A30" w:rsidP="003D0A30">
            <w:pPr>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42</w:t>
            </w:r>
            <w:r>
              <w:rPr>
                <w:rFonts w:cstheme="minorHAnsi"/>
                <w:color w:val="000000"/>
              </w:rPr>
              <w:t>.</w:t>
            </w:r>
            <w:r w:rsidRPr="00BA0AE1">
              <w:rPr>
                <w:rFonts w:cstheme="minorHAnsi"/>
                <w:color w:val="000000"/>
              </w:rPr>
              <w:t>12</w:t>
            </w:r>
          </w:p>
        </w:tc>
        <w:tc>
          <w:tcPr>
            <w:tcW w:w="677" w:type="dxa"/>
            <w:noWrap/>
            <w:hideMark/>
          </w:tcPr>
          <w:p w14:paraId="328F64DB" w14:textId="77777777" w:rsidR="003D0A30" w:rsidRPr="00BA0AE1" w:rsidRDefault="003D0A30" w:rsidP="003D0A30">
            <w:pPr>
              <w:keepNext/>
              <w:jc w:val="center"/>
              <w:cnfStyle w:val="000000000000" w:firstRow="0" w:lastRow="0" w:firstColumn="0" w:lastColumn="0" w:oddVBand="0" w:evenVBand="0" w:oddHBand="0" w:evenHBand="0" w:firstRowFirstColumn="0" w:firstRowLastColumn="0" w:lastRowFirstColumn="0" w:lastRowLastColumn="0"/>
              <w:rPr>
                <w:rFonts w:eastAsia="Consolas" w:cstheme="minorHAnsi"/>
              </w:rPr>
            </w:pPr>
            <w:r w:rsidRPr="00BA0AE1">
              <w:rPr>
                <w:rFonts w:cstheme="minorHAnsi"/>
                <w:color w:val="000000"/>
              </w:rPr>
              <w:t>0.50</w:t>
            </w:r>
          </w:p>
        </w:tc>
      </w:tr>
    </w:tbl>
    <w:p w14:paraId="69C2104C" w14:textId="4D6D4ADC" w:rsidR="003D0A30" w:rsidRDefault="003D0A30" w:rsidP="003D0A30">
      <w:pPr>
        <w:pStyle w:val="Bijschrift"/>
        <w:keepNext/>
        <w:rPr>
          <w:rFonts w:cstheme="minorHAnsi"/>
          <w:lang w:val="en-GB"/>
        </w:rPr>
      </w:pPr>
      <w:r w:rsidRPr="00D32CCA">
        <w:rPr>
          <w:rFonts w:cstheme="minorHAnsi"/>
          <w:lang w:val="en-GB"/>
        </w:rPr>
        <w:t xml:space="preserve">Table </w:t>
      </w:r>
      <w:r w:rsidRPr="003D0A30">
        <w:rPr>
          <w:rFonts w:cstheme="minorHAnsi"/>
          <w:lang w:val="en-GB"/>
        </w:rPr>
        <w:fldChar w:fldCharType="begin"/>
      </w:r>
      <w:r w:rsidRPr="003D0A30">
        <w:rPr>
          <w:rFonts w:cstheme="minorHAnsi"/>
          <w:lang w:val="en-GB"/>
          <w:rPrChange w:id="368" w:author="Bhwash, J.Y. el (16095065)" w:date="2021-01-14T15:35:00Z">
            <w:rPr>
              <w:rFonts w:cstheme="minorHAnsi"/>
            </w:rPr>
          </w:rPrChange>
        </w:rPr>
        <w:instrText xml:space="preserve"> SEQ Table \* ARABIC </w:instrText>
      </w:r>
      <w:r w:rsidRPr="003D0A30">
        <w:rPr>
          <w:rFonts w:cstheme="minorHAnsi"/>
          <w:lang w:val="en-GB"/>
        </w:rPr>
        <w:fldChar w:fldCharType="separate"/>
      </w:r>
      <w:r w:rsidR="00D2796E">
        <w:rPr>
          <w:rFonts w:cstheme="minorHAnsi"/>
          <w:noProof/>
          <w:lang w:val="en-GB"/>
        </w:rPr>
        <w:t>5</w:t>
      </w:r>
      <w:r w:rsidRPr="003D0A30">
        <w:rPr>
          <w:rFonts w:cstheme="minorHAnsi"/>
          <w:lang w:val="en-GB"/>
        </w:rPr>
        <w:fldChar w:fldCharType="end"/>
      </w:r>
      <w:bookmarkEnd w:id="362"/>
      <w:r w:rsidRPr="00D32CCA">
        <w:rPr>
          <w:rFonts w:cstheme="minorHAnsi"/>
          <w:lang w:val="en-GB"/>
        </w:rPr>
        <w:t xml:space="preserve">: </w:t>
      </w:r>
      <w:bookmarkEnd w:id="363"/>
      <w:r w:rsidRPr="009363F8">
        <w:rPr>
          <w:rFonts w:cstheme="minorHAnsi"/>
          <w:lang w:val="en-GB"/>
        </w:rPr>
        <w:t>The MAE, MSE, MAPE</w:t>
      </w:r>
      <w:r>
        <w:rPr>
          <w:rFonts w:cstheme="minorHAnsi"/>
          <w:lang w:val="en-GB"/>
        </w:rPr>
        <w:t xml:space="preserve"> and R</w:t>
      </w:r>
      <w:r w:rsidRPr="003D0A30">
        <w:rPr>
          <w:rFonts w:cstheme="minorHAnsi"/>
          <w:lang w:val="en-GB"/>
        </w:rPr>
        <w:t>2</w:t>
      </w:r>
      <w:r>
        <w:rPr>
          <w:rFonts w:cstheme="minorHAnsi"/>
          <w:lang w:val="en-GB"/>
        </w:rPr>
        <w:t xml:space="preserve"> value for each of the models on energy production, 2 decimals significant</w:t>
      </w:r>
    </w:p>
    <w:p w14:paraId="54F8280C" w14:textId="77777777" w:rsidR="003D0A30" w:rsidRPr="003D0A30" w:rsidRDefault="003D0A30" w:rsidP="003D0A30">
      <w:pPr>
        <w:rPr>
          <w:rFonts w:cstheme="minorHAnsi"/>
          <w:lang w:val="en-GB"/>
        </w:rPr>
      </w:pPr>
    </w:p>
    <w:p w14:paraId="4F25388A" w14:textId="1C511516" w:rsidR="003D0A30" w:rsidRDefault="003D0A30" w:rsidP="003D0A30">
      <w:pPr>
        <w:jc w:val="both"/>
        <w:rPr>
          <w:rFonts w:cstheme="minorHAnsi"/>
          <w:lang w:val="en-GB"/>
        </w:rPr>
      </w:pPr>
      <w:r w:rsidRPr="009363F8">
        <w:rPr>
          <w:rFonts w:cstheme="minorHAnsi"/>
          <w:lang w:val="en-GB"/>
        </w:rPr>
        <w:t xml:space="preserve">In </w:t>
      </w:r>
      <w:r w:rsidR="004C6C8E">
        <w:rPr>
          <w:rFonts w:cstheme="minorHAnsi"/>
          <w:lang w:val="en-GB"/>
        </w:rPr>
        <w:t>Figure 4</w:t>
      </w:r>
      <w:r>
        <w:rPr>
          <w:rFonts w:cstheme="minorHAnsi"/>
          <w:lang w:val="en-GB"/>
        </w:rPr>
        <w:t xml:space="preserve"> </w:t>
      </w:r>
      <w:r w:rsidRPr="00BA0AE1">
        <w:rPr>
          <w:rFonts w:cstheme="minorHAnsi"/>
          <w:lang w:val="en-GB"/>
        </w:rPr>
        <w:t xml:space="preserve">the four models for production are shown in combination with the ground truth. </w:t>
      </w:r>
      <w:commentRangeStart w:id="369"/>
      <w:r w:rsidRPr="00BA0AE1">
        <w:rPr>
          <w:rFonts w:cstheme="minorHAnsi"/>
          <w:lang w:val="en-GB"/>
        </w:rPr>
        <w:t>The SVR shows the lowest percentage of negative production predictions which results in the SVR having better predictions at night than the other models. The LSTM seems to perform better at predicting the shape of the production during the day, however the LSTM predicts negative production during the night.</w:t>
      </w:r>
      <w:commentRangeEnd w:id="369"/>
      <w:r>
        <w:rPr>
          <w:rStyle w:val="Verwijzingopmerking"/>
        </w:rPr>
        <w:commentReference w:id="369"/>
      </w:r>
    </w:p>
    <w:p w14:paraId="47961C68" w14:textId="7C34F4F7" w:rsidR="003D0A30" w:rsidRDefault="003D0A30" w:rsidP="007246E4">
      <w:pPr>
        <w:jc w:val="both"/>
        <w:rPr>
          <w:rFonts w:cstheme="minorHAnsi"/>
          <w:lang w:val="en-GB"/>
        </w:rPr>
      </w:pPr>
      <w:r>
        <w:rPr>
          <w:rFonts w:cstheme="minorHAnsi"/>
          <w:lang w:val="en-GB"/>
        </w:rPr>
        <w:t>T</w:t>
      </w:r>
      <w:r w:rsidRPr="00BA0AE1">
        <w:rPr>
          <w:rFonts w:cstheme="minorHAnsi"/>
          <w:lang w:val="en-GB"/>
        </w:rPr>
        <w:t>he MLP seems to perform the worst out of these models</w:t>
      </w:r>
      <w:ins w:id="370" w:author="Drunen, C.G. van (18062814)" w:date="2021-01-14T15:35:00Z">
        <w:r>
          <w:rPr>
            <w:rFonts w:cstheme="minorHAnsi"/>
            <w:lang w:val="en-GB"/>
          </w:rPr>
          <w:t>,</w:t>
        </w:r>
      </w:ins>
      <w:r w:rsidRPr="00BA0AE1">
        <w:rPr>
          <w:rFonts w:cstheme="minorHAnsi"/>
          <w:lang w:val="en-GB"/>
        </w:rPr>
        <w:t xml:space="preserve"> which corresponds to the results of</w:t>
      </w:r>
      <w:r w:rsidR="00E022DB">
        <w:rPr>
          <w:rFonts w:cstheme="minorHAnsi"/>
          <w:lang w:val="en-GB"/>
        </w:rPr>
        <w:t xml:space="preserve"> Table </w:t>
      </w:r>
      <w:r w:rsidR="004D184C">
        <w:rPr>
          <w:rFonts w:cstheme="minorHAnsi"/>
          <w:lang w:val="en-GB"/>
        </w:rPr>
        <w:t>5</w:t>
      </w:r>
      <w:r w:rsidRPr="00BA0AE1">
        <w:rPr>
          <w:rFonts w:cstheme="minorHAnsi"/>
          <w:lang w:val="en-GB"/>
        </w:rPr>
        <w:t>.</w:t>
      </w:r>
      <w:commentRangeStart w:id="371"/>
      <w:commentRangeEnd w:id="371"/>
      <w:r>
        <w:rPr>
          <w:rStyle w:val="Verwijzingopmerking"/>
        </w:rPr>
        <w:commentReference w:id="371"/>
      </w:r>
      <w:r>
        <w:rPr>
          <w:rFonts w:cstheme="minorHAnsi"/>
          <w:lang w:val="en-GB"/>
        </w:rPr>
        <w:br w:type="page"/>
      </w:r>
    </w:p>
    <w:p w14:paraId="78370392" w14:textId="38F31338" w:rsidR="00934385" w:rsidRPr="003D0A30" w:rsidRDefault="004C0D37" w:rsidP="003D0A30">
      <w:pPr>
        <w:rPr>
          <w:rFonts w:eastAsiaTheme="majorEastAsia" w:cstheme="minorHAnsi"/>
          <w:b/>
          <w:color w:val="000000" w:themeColor="text1"/>
          <w:sz w:val="24"/>
          <w:szCs w:val="24"/>
          <w:lang w:val="en-GB"/>
          <w:rPrChange w:id="372" w:author="Duivenvoorden, L. (18005152)" w:date="2021-01-14T15:35:00Z">
            <w:rPr>
              <w:rFonts w:cstheme="minorHAnsi"/>
              <w:lang w:val="en-GB"/>
            </w:rPr>
          </w:rPrChange>
        </w:rPr>
      </w:pPr>
      <w:r>
        <w:rPr>
          <w:noProof/>
          <w:lang w:eastAsia="nl-NL"/>
        </w:rPr>
        <w:lastRenderedPageBreak/>
        <mc:AlternateContent>
          <mc:Choice Requires="wps">
            <w:drawing>
              <wp:anchor distT="0" distB="0" distL="114300" distR="114300" simplePos="0" relativeHeight="251658249" behindDoc="0" locked="0" layoutInCell="1" allowOverlap="1" wp14:anchorId="531BC878" wp14:editId="1C8E9207">
                <wp:simplePos x="0" y="0"/>
                <wp:positionH relativeFrom="column">
                  <wp:posOffset>775970</wp:posOffset>
                </wp:positionH>
                <wp:positionV relativeFrom="paragraph">
                  <wp:posOffset>8165465</wp:posOffset>
                </wp:positionV>
                <wp:extent cx="4714240" cy="47815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4714240" cy="478155"/>
                        </a:xfrm>
                        <a:prstGeom prst="rect">
                          <a:avLst/>
                        </a:prstGeom>
                        <a:solidFill>
                          <a:prstClr val="white"/>
                        </a:solidFill>
                        <a:ln>
                          <a:noFill/>
                        </a:ln>
                      </wps:spPr>
                      <wps:txbx>
                        <w:txbxContent>
                          <w:p w14:paraId="6BA95352" w14:textId="3C5943E8" w:rsidR="004C0D37" w:rsidRPr="009363F8" w:rsidRDefault="004C0D37" w:rsidP="004C0D37">
                            <w:pPr>
                              <w:pStyle w:val="Bijschrift"/>
                              <w:rPr>
                                <w:rFonts w:cstheme="minorHAnsi"/>
                                <w:noProof/>
                                <w:lang w:val="en-GB"/>
                              </w:rPr>
                            </w:pPr>
                            <w:r w:rsidRPr="004C0D37">
                              <w:rPr>
                                <w:lang w:val="en-GB"/>
                              </w:rPr>
                              <w:t>Figu</w:t>
                            </w:r>
                            <w:r>
                              <w:rPr>
                                <w:lang w:val="en-GB"/>
                              </w:rPr>
                              <w:t>re</w:t>
                            </w:r>
                            <w:r w:rsidRPr="004C0D37">
                              <w:rPr>
                                <w:lang w:val="en-GB"/>
                              </w:rPr>
                              <w:t xml:space="preserve"> </w:t>
                            </w:r>
                            <w:r>
                              <w:fldChar w:fldCharType="begin"/>
                            </w:r>
                            <w:r w:rsidRPr="004C0D37">
                              <w:rPr>
                                <w:lang w:val="en-GB"/>
                              </w:rPr>
                              <w:instrText xml:space="preserve"> SEQ Figuur \* ARABIC </w:instrText>
                            </w:r>
                            <w:r>
                              <w:fldChar w:fldCharType="separate"/>
                            </w:r>
                            <w:r w:rsidR="00D2796E">
                              <w:rPr>
                                <w:noProof/>
                                <w:lang w:val="en-GB"/>
                              </w:rPr>
                              <w:t>4</w:t>
                            </w:r>
                            <w:r>
                              <w:fldChar w:fldCharType="end"/>
                            </w:r>
                            <w:r w:rsidRPr="004C0D37">
                              <w:rPr>
                                <w:lang w:val="en-GB"/>
                              </w:rPr>
                              <w:t xml:space="preserve">: </w:t>
                            </w:r>
                            <w:r w:rsidRPr="009363F8">
                              <w:rPr>
                                <w:lang w:val="en-GB"/>
                              </w:rPr>
                              <w:t>The output of each model fitted for energy p</w:t>
                            </w:r>
                            <w:r>
                              <w:rPr>
                                <w:lang w:val="en-GB"/>
                              </w:rPr>
                              <w:t>roduction</w:t>
                            </w:r>
                            <w:r w:rsidRPr="009363F8">
                              <w:rPr>
                                <w:lang w:val="en-GB"/>
                              </w:rPr>
                              <w:t xml:space="preserve"> together with the ground truth, with next to it the corresponding distribution histogram. Blue indicates the ground truth, orange the output of the model.</w:t>
                            </w:r>
                          </w:p>
                          <w:p w14:paraId="183585BD" w14:textId="59EE5AF6" w:rsidR="004C0D37" w:rsidRPr="004C0D37" w:rsidRDefault="004C0D37" w:rsidP="004C0D37">
                            <w:pPr>
                              <w:pStyle w:val="Bijschrift"/>
                              <w:rPr>
                                <w:noProof/>
                                <w:sz w:val="2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BC878" id="Tekstvak 18" o:spid="_x0000_s1029" type="#_x0000_t202" style="position:absolute;margin-left:61.1pt;margin-top:642.95pt;width:371.2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" stroked="f">
                <v:textbox inset="0,0,0,0">
                  <w:txbxContent>
                    <w:p w14:paraId="6BA95352" w14:textId="3C5943E8" w:rsidR="004C0D37" w:rsidRPr="009363F8" w:rsidRDefault="004C0D37" w:rsidP="004C0D37">
                      <w:pPr>
                        <w:pStyle w:val="Bijschrift"/>
                        <w:rPr>
                          <w:rFonts w:cstheme="minorHAnsi"/>
                          <w:noProof/>
                          <w:lang w:val="en-GB"/>
                        </w:rPr>
                      </w:pPr>
                      <w:r w:rsidRPr="004C0D37">
                        <w:rPr>
                          <w:lang w:val="en-GB"/>
                        </w:rPr>
                        <w:t>Figu</w:t>
                      </w:r>
                      <w:r>
                        <w:rPr>
                          <w:lang w:val="en-GB"/>
                        </w:rPr>
                        <w:t>re</w:t>
                      </w:r>
                      <w:r w:rsidRPr="004C0D37">
                        <w:rPr>
                          <w:lang w:val="en-GB"/>
                        </w:rPr>
                        <w:t xml:space="preserve"> </w:t>
                      </w:r>
                      <w:r>
                        <w:fldChar w:fldCharType="begin"/>
                      </w:r>
                      <w:r w:rsidRPr="004C0D37">
                        <w:rPr>
                          <w:lang w:val="en-GB"/>
                        </w:rPr>
                        <w:instrText xml:space="preserve"> SEQ Figuur \* ARABIC </w:instrText>
                      </w:r>
                      <w:r>
                        <w:fldChar w:fldCharType="separate"/>
                      </w:r>
                      <w:r w:rsidR="00D2796E">
                        <w:rPr>
                          <w:noProof/>
                          <w:lang w:val="en-GB"/>
                        </w:rPr>
                        <w:t>4</w:t>
                      </w:r>
                      <w:r>
                        <w:fldChar w:fldCharType="end"/>
                      </w:r>
                      <w:r w:rsidRPr="004C0D37">
                        <w:rPr>
                          <w:lang w:val="en-GB"/>
                        </w:rPr>
                        <w:t xml:space="preserve">: </w:t>
                      </w:r>
                      <w:r w:rsidRPr="009363F8">
                        <w:rPr>
                          <w:lang w:val="en-GB"/>
                        </w:rPr>
                        <w:t>The output of each model fitted for energy p</w:t>
                      </w:r>
                      <w:r>
                        <w:rPr>
                          <w:lang w:val="en-GB"/>
                        </w:rPr>
                        <w:t>roduction</w:t>
                      </w:r>
                      <w:r w:rsidRPr="009363F8">
                        <w:rPr>
                          <w:lang w:val="en-GB"/>
                        </w:rPr>
                        <w:t xml:space="preserve"> together with the ground truth, with next to it the corresponding distribution histogram. Blue indicates the ground truth, orange the output of the model.</w:t>
                      </w:r>
                    </w:p>
                    <w:p w14:paraId="183585BD" w14:textId="59EE5AF6" w:rsidR="004C0D37" w:rsidRPr="004C0D37" w:rsidRDefault="004C0D37" w:rsidP="004C0D37">
                      <w:pPr>
                        <w:pStyle w:val="Bijschrift"/>
                        <w:rPr>
                          <w:noProof/>
                          <w:sz w:val="20"/>
                          <w:lang w:val="en-GB"/>
                        </w:rPr>
                      </w:pPr>
                    </w:p>
                  </w:txbxContent>
                </v:textbox>
                <w10:wrap type="topAndBottom"/>
              </v:shape>
            </w:pict>
          </mc:Fallback>
        </mc:AlternateContent>
      </w:r>
      <w:r>
        <w:rPr>
          <w:noProof/>
          <w:lang w:eastAsia="nl-NL"/>
        </w:rPr>
        <mc:AlternateContent>
          <mc:Choice Requires="wps">
            <w:drawing>
              <wp:anchor distT="0" distB="0" distL="114300" distR="114300" simplePos="0" relativeHeight="251658248" behindDoc="0" locked="0" layoutInCell="1" allowOverlap="1" wp14:anchorId="76C917A2" wp14:editId="68AB645A">
                <wp:simplePos x="0" y="0"/>
                <wp:positionH relativeFrom="column">
                  <wp:posOffset>616585</wp:posOffset>
                </wp:positionH>
                <wp:positionV relativeFrom="paragraph">
                  <wp:posOffset>3891280</wp:posOffset>
                </wp:positionV>
                <wp:extent cx="4886960" cy="414655"/>
                <wp:effectExtent l="0" t="0" r="8890" b="4445"/>
                <wp:wrapTopAndBottom/>
                <wp:docPr id="16" name="Tekstvak 16"/>
                <wp:cNvGraphicFramePr/>
                <a:graphic xmlns:a="http://schemas.openxmlformats.org/drawingml/2006/main">
                  <a:graphicData uri="http://schemas.microsoft.com/office/word/2010/wordprocessingShape">
                    <wps:wsp>
                      <wps:cNvSpPr txBox="1"/>
                      <wps:spPr>
                        <a:xfrm>
                          <a:off x="0" y="0"/>
                          <a:ext cx="4886960" cy="414655"/>
                        </a:xfrm>
                        <a:prstGeom prst="rect">
                          <a:avLst/>
                        </a:prstGeom>
                        <a:solidFill>
                          <a:prstClr val="white"/>
                        </a:solidFill>
                        <a:ln>
                          <a:noFill/>
                        </a:ln>
                      </wps:spPr>
                      <wps:txbx>
                        <w:txbxContent>
                          <w:p w14:paraId="7D248E3F" w14:textId="3480A9C7" w:rsidR="004C0D37" w:rsidRPr="004C0D37" w:rsidRDefault="004C0D37" w:rsidP="004C0D37">
                            <w:pPr>
                              <w:pStyle w:val="Bijschrift"/>
                              <w:rPr>
                                <w:noProof/>
                                <w:sz w:val="20"/>
                                <w:lang w:val="en-GB" w:eastAsia="nl-NL"/>
                              </w:rPr>
                            </w:pPr>
                            <w:r w:rsidRPr="004C0D37">
                              <w:rPr>
                                <w:lang w:val="en-GB"/>
                              </w:rPr>
                              <w:t>Figur</w:t>
                            </w:r>
                            <w:r w:rsidR="00E022DB">
                              <w:rPr>
                                <w:lang w:val="en-GB"/>
                              </w:rPr>
                              <w:t>e</w:t>
                            </w:r>
                            <w:r w:rsidRPr="004C0D37">
                              <w:rPr>
                                <w:lang w:val="en-GB"/>
                              </w:rPr>
                              <w:t xml:space="preserve"> </w:t>
                            </w:r>
                            <w:r>
                              <w:fldChar w:fldCharType="begin"/>
                            </w:r>
                            <w:r w:rsidRPr="004C0D37">
                              <w:rPr>
                                <w:lang w:val="en-GB"/>
                              </w:rPr>
                              <w:instrText xml:space="preserve"> SEQ Figuur \* ARABIC </w:instrText>
                            </w:r>
                            <w:r>
                              <w:fldChar w:fldCharType="separate"/>
                            </w:r>
                            <w:r w:rsidR="00D2796E">
                              <w:rPr>
                                <w:noProof/>
                                <w:lang w:val="en-GB"/>
                              </w:rPr>
                              <w:t>5</w:t>
                            </w:r>
                            <w:r>
                              <w:fldChar w:fldCharType="end"/>
                            </w:r>
                            <w:r w:rsidRPr="004C0D37">
                              <w:rPr>
                                <w:lang w:val="en-GB"/>
                              </w:rPr>
                              <w:t xml:space="preserve">: </w:t>
                            </w:r>
                            <w:r>
                              <w:rPr>
                                <w:lang w:val="en-GB"/>
                              </w:rPr>
                              <w:t>The output of each model fitted for energy consumption together with the ground truth, with next to it the corresponding distribution histogram. B</w:t>
                            </w:r>
                            <w:ins w:id="373" w:author="Bhwash, J.Y. el (16095065)" w:date="2021-01-14T13:40:00Z">
                              <w:r w:rsidRPr="007D6336">
                                <w:rPr>
                                  <w:lang w:val="en-GB"/>
                                </w:rPr>
                                <w:t xml:space="preserve">lue </w:t>
                              </w:r>
                            </w:ins>
                            <w:r>
                              <w:rPr>
                                <w:lang w:val="en-GB"/>
                              </w:rPr>
                              <w:t>indicates</w:t>
                            </w:r>
                            <w:ins w:id="374" w:author="Bhwash, J.Y. el (16095065)" w:date="2021-01-14T13:40:00Z">
                              <w:r w:rsidRPr="007D6336">
                                <w:rPr>
                                  <w:lang w:val="en-GB"/>
                                </w:rPr>
                                <w:t xml:space="preserve"> the </w:t>
                              </w:r>
                              <w:r>
                                <w:rPr>
                                  <w:lang w:val="en-GB"/>
                                </w:rPr>
                                <w:t>ground truth</w:t>
                              </w:r>
                            </w:ins>
                            <w:r>
                              <w:rPr>
                                <w:lang w:val="en-GB"/>
                              </w:rPr>
                              <w:t xml:space="preserve">, </w:t>
                            </w:r>
                            <w:ins w:id="375" w:author="Bhwash, J.Y. el (16095065)" w:date="2021-01-14T13:40:00Z">
                              <w:r>
                                <w:rPr>
                                  <w:lang w:val="en-GB"/>
                                </w:rPr>
                                <w:t>orang</w:t>
                              </w:r>
                            </w:ins>
                            <w:r>
                              <w:rPr>
                                <w:lang w:val="en-GB"/>
                              </w:rPr>
                              <w:t xml:space="preserve">e </w:t>
                            </w:r>
                            <w:ins w:id="376" w:author="Bhwash, J.Y. el (16095065)" w:date="2021-01-14T13:40:00Z">
                              <w:r>
                                <w:rPr>
                                  <w:lang w:val="en-GB"/>
                                </w:rPr>
                                <w:t>the output of the model</w:t>
                              </w:r>
                            </w:ins>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C917A2" id="Tekstvak 16" o:spid="_x0000_s1030" type="#_x0000_t202" style="position:absolute;margin-left:48.55pt;margin-top:306.4pt;width:384.8pt;height:32.6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" stroked="f">
                <v:textbox inset="0,0,0,0">
                  <w:txbxContent>
                    <w:p w14:paraId="7D248E3F" w14:textId="3480A9C7" w:rsidR="004C0D37" w:rsidRPr="004C0D37" w:rsidRDefault="004C0D37" w:rsidP="004C0D37">
                      <w:pPr>
                        <w:pStyle w:val="Bijschrift"/>
                        <w:rPr>
                          <w:noProof/>
                          <w:sz w:val="20"/>
                          <w:lang w:val="en-GB" w:eastAsia="nl-NL"/>
                        </w:rPr>
                      </w:pPr>
                      <w:r w:rsidRPr="004C0D37">
                        <w:rPr>
                          <w:lang w:val="en-GB"/>
                        </w:rPr>
                        <w:t>Figur</w:t>
                      </w:r>
                      <w:r w:rsidR="00E022DB">
                        <w:rPr>
                          <w:lang w:val="en-GB"/>
                        </w:rPr>
                        <w:t>e</w:t>
                      </w:r>
                      <w:r w:rsidRPr="004C0D37">
                        <w:rPr>
                          <w:lang w:val="en-GB"/>
                        </w:rPr>
                        <w:t xml:space="preserve"> </w:t>
                      </w:r>
                      <w:r>
                        <w:fldChar w:fldCharType="begin"/>
                      </w:r>
                      <w:r w:rsidRPr="004C0D37">
                        <w:rPr>
                          <w:lang w:val="en-GB"/>
                        </w:rPr>
                        <w:instrText xml:space="preserve"> SEQ Figuur \* ARABIC </w:instrText>
                      </w:r>
                      <w:r>
                        <w:fldChar w:fldCharType="separate"/>
                      </w:r>
                      <w:r w:rsidR="00D2796E">
                        <w:rPr>
                          <w:noProof/>
                          <w:lang w:val="en-GB"/>
                        </w:rPr>
                        <w:t>5</w:t>
                      </w:r>
                      <w:r>
                        <w:fldChar w:fldCharType="end"/>
                      </w:r>
                      <w:r w:rsidRPr="004C0D37">
                        <w:rPr>
                          <w:lang w:val="en-GB"/>
                        </w:rPr>
                        <w:t xml:space="preserve">: </w:t>
                      </w:r>
                      <w:r>
                        <w:rPr>
                          <w:lang w:val="en-GB"/>
                        </w:rPr>
                        <w:t>The output of each model fitted for energy consumption together with the ground truth, with next to it the corresponding distribution histogram. B</w:t>
                      </w:r>
                      <w:ins w:id="377" w:author="Bhwash, J.Y. el (16095065)" w:date="2021-01-14T13:40:00Z">
                        <w:r w:rsidRPr="007D6336">
                          <w:rPr>
                            <w:lang w:val="en-GB"/>
                          </w:rPr>
                          <w:t xml:space="preserve">lue </w:t>
                        </w:r>
                      </w:ins>
                      <w:r>
                        <w:rPr>
                          <w:lang w:val="en-GB"/>
                        </w:rPr>
                        <w:t>indicates</w:t>
                      </w:r>
                      <w:ins w:id="378" w:author="Bhwash, J.Y. el (16095065)" w:date="2021-01-14T13:40:00Z">
                        <w:r w:rsidRPr="007D6336">
                          <w:rPr>
                            <w:lang w:val="en-GB"/>
                          </w:rPr>
                          <w:t xml:space="preserve"> the </w:t>
                        </w:r>
                        <w:r>
                          <w:rPr>
                            <w:lang w:val="en-GB"/>
                          </w:rPr>
                          <w:t>ground truth</w:t>
                        </w:r>
                      </w:ins>
                      <w:r>
                        <w:rPr>
                          <w:lang w:val="en-GB"/>
                        </w:rPr>
                        <w:t xml:space="preserve">, </w:t>
                      </w:r>
                      <w:ins w:id="379" w:author="Bhwash, J.Y. el (16095065)" w:date="2021-01-14T13:40:00Z">
                        <w:r>
                          <w:rPr>
                            <w:lang w:val="en-GB"/>
                          </w:rPr>
                          <w:t>orang</w:t>
                        </w:r>
                      </w:ins>
                      <w:r>
                        <w:rPr>
                          <w:lang w:val="en-GB"/>
                        </w:rPr>
                        <w:t xml:space="preserve">e </w:t>
                      </w:r>
                      <w:ins w:id="380" w:author="Bhwash, J.Y. el (16095065)" w:date="2021-01-14T13:40:00Z">
                        <w:r>
                          <w:rPr>
                            <w:lang w:val="en-GB"/>
                          </w:rPr>
                          <w:t>the output of the model</w:t>
                        </w:r>
                      </w:ins>
                      <w:r>
                        <w:rPr>
                          <w:lang w:val="en-GB"/>
                        </w:rPr>
                        <w:t>.</w:t>
                      </w:r>
                    </w:p>
                  </w:txbxContent>
                </v:textbox>
                <w10:wrap type="topAndBottom"/>
              </v:shape>
            </w:pict>
          </mc:Fallback>
        </mc:AlternateContent>
      </w:r>
      <w:r w:rsidR="003D0A30">
        <w:rPr>
          <w:noProof/>
          <w:lang w:eastAsia="nl-NL"/>
        </w:rPr>
        <mc:AlternateContent>
          <mc:Choice Requires="wps">
            <w:drawing>
              <wp:anchor distT="0" distB="0" distL="114300" distR="114300" simplePos="0" relativeHeight="251658242" behindDoc="0" locked="0" layoutInCell="1" allowOverlap="1" wp14:anchorId="11764D62" wp14:editId="37674A49">
                <wp:simplePos x="0" y="0"/>
                <wp:positionH relativeFrom="column">
                  <wp:posOffset>781685</wp:posOffset>
                </wp:positionH>
                <wp:positionV relativeFrom="paragraph">
                  <wp:posOffset>8166100</wp:posOffset>
                </wp:positionV>
                <wp:extent cx="4714240" cy="635"/>
                <wp:effectExtent l="0" t="0" r="0" b="0"/>
                <wp:wrapTopAndBottom/>
                <wp:docPr id="10" name="Tekstvak 10"/>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14:paraId="05839388" w14:textId="70BE1477" w:rsidR="00AF5330" w:rsidRPr="009363F8" w:rsidRDefault="00AF5330" w:rsidP="009363F8">
                            <w:pPr>
                              <w:pStyle w:val="Bijschrift"/>
                              <w:rPr>
                                <w:rFonts w:cstheme="minorHAnsi"/>
                                <w:noProof/>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64D62" id="Tekstvak 10" o:spid="_x0000_s1031" type="#_x0000_t202" style="position:absolute;margin-left:61.55pt;margin-top:643pt;width:371.2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" stroked="f">
                <v:textbox style="mso-fit-shape-to-text:t" inset="0,0,0,0">
                  <w:txbxContent>
                    <w:p w14:paraId="05839388" w14:textId="70BE1477" w:rsidR="00AF5330" w:rsidRPr="009363F8" w:rsidRDefault="00AF5330" w:rsidP="009363F8">
                      <w:pPr>
                        <w:pStyle w:val="Bijschrift"/>
                        <w:rPr>
                          <w:rFonts w:cstheme="minorHAnsi"/>
                          <w:noProof/>
                          <w:lang w:val="en-GB"/>
                        </w:rPr>
                      </w:pPr>
                    </w:p>
                  </w:txbxContent>
                </v:textbox>
                <w10:wrap type="topAndBottom"/>
              </v:shape>
            </w:pict>
          </mc:Fallback>
        </mc:AlternateContent>
      </w:r>
      <w:r w:rsidR="003D0A30">
        <w:rPr>
          <w:rFonts w:cstheme="minorHAnsi"/>
          <w:noProof/>
          <w:lang w:eastAsia="nl-NL"/>
        </w:rPr>
        <w:drawing>
          <wp:anchor distT="0" distB="0" distL="114300" distR="114300" simplePos="0" relativeHeight="251658253" behindDoc="0" locked="0" layoutInCell="1" allowOverlap="1" wp14:anchorId="448149EA" wp14:editId="7867CF28">
            <wp:simplePos x="0" y="0"/>
            <wp:positionH relativeFrom="margin">
              <wp:posOffset>709608</wp:posOffset>
            </wp:positionH>
            <wp:positionV relativeFrom="paragraph">
              <wp:posOffset>4378960</wp:posOffset>
            </wp:positionV>
            <wp:extent cx="4714240" cy="3771265"/>
            <wp:effectExtent l="0" t="0" r="0" b="63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714240" cy="3771265"/>
                    </a:xfrm>
                    <a:prstGeom prst="rect">
                      <a:avLst/>
                    </a:prstGeom>
                    <a:noFill/>
                    <a:ln>
                      <a:noFill/>
                    </a:ln>
                  </pic:spPr>
                </pic:pic>
              </a:graphicData>
            </a:graphic>
            <wp14:sizeRelV relativeFrom="margin">
              <wp14:pctHeight>0</wp14:pctHeight>
            </wp14:sizeRelV>
          </wp:anchor>
        </w:drawing>
      </w:r>
      <w:r w:rsidR="003D0A30">
        <w:rPr>
          <w:rFonts w:cstheme="minorHAnsi"/>
          <w:b/>
          <w:noProof/>
          <w:lang w:eastAsia="nl-NL"/>
        </w:rPr>
        <w:drawing>
          <wp:anchor distT="0" distB="0" distL="114300" distR="114300" simplePos="0" relativeHeight="251658243" behindDoc="0" locked="0" layoutInCell="1" allowOverlap="1" wp14:anchorId="49C1DE18" wp14:editId="0F271772">
            <wp:simplePos x="0" y="0"/>
            <wp:positionH relativeFrom="column">
              <wp:posOffset>603250</wp:posOffset>
            </wp:positionH>
            <wp:positionV relativeFrom="paragraph">
              <wp:posOffset>0</wp:posOffset>
            </wp:positionV>
            <wp:extent cx="4886960" cy="390906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86960" cy="3909060"/>
                    </a:xfrm>
                    <a:prstGeom prst="rect">
                      <a:avLst/>
                    </a:prstGeom>
                    <a:noFill/>
                    <a:ln>
                      <a:noFill/>
                    </a:ln>
                  </pic:spPr>
                </pic:pic>
              </a:graphicData>
            </a:graphic>
          </wp:anchor>
        </w:drawing>
      </w:r>
      <w:bookmarkEnd w:id="337"/>
      <w:bookmarkEnd w:id="338"/>
      <w:bookmarkEnd w:id="339"/>
    </w:p>
    <w:p w14:paraId="24716B3F" w14:textId="5BDE4529" w:rsidR="009363F8" w:rsidRPr="003D0A30" w:rsidRDefault="009363F8">
      <w:pPr>
        <w:rPr>
          <w:rFonts w:cstheme="minorHAnsi"/>
          <w:lang w:val="en-GB"/>
        </w:rPr>
      </w:pPr>
      <w:bookmarkStart w:id="381" w:name="_Toc60831423"/>
      <w:bookmarkStart w:id="382" w:name="_Toc60832506"/>
      <w:bookmarkStart w:id="383" w:name="_Toc60839494"/>
      <w:r>
        <w:rPr>
          <w:rFonts w:cstheme="minorHAnsi"/>
          <w:lang w:val="en-GB"/>
        </w:rPr>
        <w:br w:type="page"/>
      </w:r>
    </w:p>
    <w:p w14:paraId="2CA875BF" w14:textId="1336D708" w:rsidR="007A2FBA" w:rsidRPr="004F4051" w:rsidRDefault="00095EB3" w:rsidP="00C92FAF">
      <w:pPr>
        <w:pStyle w:val="Kop1"/>
        <w:rPr>
          <w:rFonts w:cstheme="majorHAnsi"/>
          <w:lang w:val="en-GB"/>
          <w:rPrChange w:id="384" w:author="Drunen, C.G. van (18062814)" w:date="2021-01-14T15:41:00Z">
            <w:rPr>
              <w:rFonts w:asciiTheme="minorHAnsi" w:hAnsiTheme="minorHAnsi" w:cstheme="minorHAnsi"/>
              <w:lang w:val="en-GB"/>
            </w:rPr>
          </w:rPrChange>
        </w:rPr>
      </w:pPr>
      <w:del w:id="385" w:author="Drunen, C.G. van (18062814)" w:date="2021-01-14T15:40:00Z">
        <w:r w:rsidRPr="001455FD">
          <w:rPr>
            <w:lang w:val="en-GB"/>
            <w:rPrChange w:id="386" w:author="Drunen, C.G. van (18062814)" w:date="2021-01-14T15:41:00Z">
              <w:rPr>
                <w:rFonts w:asciiTheme="minorHAnsi" w:hAnsiTheme="minorHAnsi" w:cstheme="minorHAnsi"/>
                <w:lang w:val="en-GB"/>
              </w:rPr>
            </w:rPrChange>
          </w:rPr>
          <w:lastRenderedPageBreak/>
          <w:delText>4</w:delText>
        </w:r>
        <w:r w:rsidR="002D1B9D" w:rsidRPr="001455FD">
          <w:rPr>
            <w:lang w:val="en-GB"/>
            <w:rPrChange w:id="387" w:author="Drunen, C.G. van (18062814)" w:date="2021-01-14T15:41:00Z">
              <w:rPr>
                <w:rFonts w:asciiTheme="minorHAnsi" w:hAnsiTheme="minorHAnsi" w:cstheme="minorHAnsi"/>
                <w:lang w:val="en-GB"/>
              </w:rPr>
            </w:rPrChange>
          </w:rPr>
          <w:delText>.</w:delText>
        </w:r>
        <w:r w:rsidRPr="001455FD">
          <w:rPr>
            <w:lang w:val="en-GB"/>
            <w:rPrChange w:id="388" w:author="Drunen, C.G. van (18062814)" w:date="2021-01-14T15:41:00Z">
              <w:rPr>
                <w:rFonts w:asciiTheme="minorHAnsi" w:hAnsiTheme="minorHAnsi" w:cstheme="minorHAnsi"/>
                <w:lang w:val="en-GB"/>
              </w:rPr>
            </w:rPrChange>
          </w:rPr>
          <w:delText xml:space="preserve"> </w:delText>
        </w:r>
      </w:del>
      <w:r w:rsidR="007A2FBA" w:rsidRPr="001455FD">
        <w:rPr>
          <w:lang w:val="en-GB"/>
          <w:rPrChange w:id="389" w:author="Drunen, C.G. van (18062814)" w:date="2021-01-14T15:41:00Z">
            <w:rPr>
              <w:rFonts w:asciiTheme="minorHAnsi" w:hAnsiTheme="minorHAnsi" w:cstheme="minorHAnsi"/>
              <w:lang w:val="en-GB"/>
            </w:rPr>
          </w:rPrChange>
        </w:rPr>
        <w:t>Conclusion</w:t>
      </w:r>
      <w:bookmarkEnd w:id="381"/>
      <w:bookmarkEnd w:id="382"/>
      <w:bookmarkEnd w:id="383"/>
    </w:p>
    <w:p w14:paraId="62BBBE71" w14:textId="6DF6D4C9" w:rsidR="0081510B" w:rsidRDefault="00A17551" w:rsidP="003D0A30">
      <w:pPr>
        <w:jc w:val="both"/>
        <w:rPr>
          <w:lang w:val="en-GB"/>
        </w:rPr>
      </w:pPr>
      <w:r>
        <w:rPr>
          <w:lang w:val="en-GB"/>
        </w:rPr>
        <w:t>All of the models were evaluated</w:t>
      </w:r>
      <w:r w:rsidR="00E50493">
        <w:rPr>
          <w:lang w:val="en-GB"/>
        </w:rPr>
        <w:t xml:space="preserve"> for the production of the houses.</w:t>
      </w:r>
      <w:r w:rsidR="006C60FF">
        <w:rPr>
          <w:lang w:val="en-GB"/>
        </w:rPr>
        <w:t xml:space="preserve"> The </w:t>
      </w:r>
      <w:r w:rsidR="00BE4BC7">
        <w:rPr>
          <w:lang w:val="en-GB"/>
        </w:rPr>
        <w:t>SVR has the lowest MAE value</w:t>
      </w:r>
      <w:r w:rsidR="005005E0">
        <w:rPr>
          <w:lang w:val="en-GB"/>
        </w:rPr>
        <w:t xml:space="preserve">, 0.14 kWh. However </w:t>
      </w:r>
      <w:r w:rsidR="00AB2920">
        <w:rPr>
          <w:lang w:val="en-GB"/>
        </w:rPr>
        <w:t xml:space="preserve">the </w:t>
      </w:r>
      <w:r w:rsidR="009E11A0">
        <w:rPr>
          <w:lang w:val="en-GB"/>
        </w:rPr>
        <w:t>difference between the other models on the MAE is</w:t>
      </w:r>
      <w:r w:rsidR="00A22723">
        <w:rPr>
          <w:lang w:val="en-GB"/>
        </w:rPr>
        <w:t xml:space="preserve"> </w:t>
      </w:r>
      <w:r w:rsidR="00805726">
        <w:rPr>
          <w:lang w:val="en-GB"/>
        </w:rPr>
        <w:t>small</w:t>
      </w:r>
      <w:r w:rsidR="008B0BED">
        <w:rPr>
          <w:lang w:val="en-GB"/>
        </w:rPr>
        <w:t xml:space="preserve">, </w:t>
      </w:r>
      <w:r w:rsidR="00F60ADF">
        <w:rPr>
          <w:lang w:val="en-GB"/>
        </w:rPr>
        <w:t xml:space="preserve">around </w:t>
      </w:r>
      <w:r w:rsidR="000C07A0">
        <w:rPr>
          <w:lang w:val="en-GB"/>
        </w:rPr>
        <w:t>0.0</w:t>
      </w:r>
      <w:r w:rsidR="00BB4217">
        <w:rPr>
          <w:lang w:val="en-GB"/>
        </w:rPr>
        <w:t>5</w:t>
      </w:r>
      <w:r w:rsidR="000C07A0">
        <w:rPr>
          <w:lang w:val="en-GB"/>
        </w:rPr>
        <w:t xml:space="preserve"> kWh</w:t>
      </w:r>
      <w:r w:rsidR="006026E3">
        <w:rPr>
          <w:lang w:val="en-GB"/>
        </w:rPr>
        <w:t>, except for the NN (MLP)</w:t>
      </w:r>
      <w:r w:rsidR="00F76229">
        <w:rPr>
          <w:lang w:val="en-GB"/>
        </w:rPr>
        <w:t xml:space="preserve"> with an value of </w:t>
      </w:r>
      <w:r w:rsidR="00D362FD">
        <w:rPr>
          <w:lang w:val="en-GB"/>
        </w:rPr>
        <w:t>0.50 kWh</w:t>
      </w:r>
      <w:r w:rsidR="00DA7E8B">
        <w:rPr>
          <w:lang w:val="en-GB"/>
        </w:rPr>
        <w:t xml:space="preserve">. </w:t>
      </w:r>
      <w:r w:rsidR="0087085E">
        <w:rPr>
          <w:lang w:val="en-GB"/>
        </w:rPr>
        <w:t>The LSTM is a close second best</w:t>
      </w:r>
      <w:r w:rsidR="00BB4217">
        <w:rPr>
          <w:lang w:val="en-GB"/>
        </w:rPr>
        <w:t>, with a score of 0.17 kWh</w:t>
      </w:r>
      <w:r w:rsidR="0087085E">
        <w:rPr>
          <w:lang w:val="en-GB"/>
        </w:rPr>
        <w:t xml:space="preserve">. </w:t>
      </w:r>
      <w:r w:rsidR="00164E09">
        <w:rPr>
          <w:lang w:val="en-GB"/>
        </w:rPr>
        <w:t>After MAE</w:t>
      </w:r>
      <w:r w:rsidR="00DA7E8B">
        <w:rPr>
          <w:lang w:val="en-GB"/>
        </w:rPr>
        <w:t xml:space="preserve"> the next metric </w:t>
      </w:r>
      <w:r w:rsidR="005E7D36">
        <w:rPr>
          <w:lang w:val="en-GB"/>
        </w:rPr>
        <w:t>is</w:t>
      </w:r>
      <w:r w:rsidR="00DA7E8B">
        <w:rPr>
          <w:lang w:val="en-GB"/>
        </w:rPr>
        <w:t xml:space="preserve"> </w:t>
      </w:r>
      <w:r w:rsidR="00926735">
        <w:rPr>
          <w:lang w:val="en-GB"/>
        </w:rPr>
        <w:t>the MSE</w:t>
      </w:r>
      <w:r w:rsidR="00251639">
        <w:rPr>
          <w:lang w:val="en-GB"/>
        </w:rPr>
        <w:t>,</w:t>
      </w:r>
      <w:r w:rsidR="00926735">
        <w:rPr>
          <w:lang w:val="en-GB"/>
        </w:rPr>
        <w:t xml:space="preserve"> </w:t>
      </w:r>
      <w:r w:rsidR="005E7D36">
        <w:rPr>
          <w:lang w:val="en-GB"/>
        </w:rPr>
        <w:t>which is</w:t>
      </w:r>
      <w:r w:rsidR="00926735">
        <w:rPr>
          <w:lang w:val="en-GB"/>
        </w:rPr>
        <w:t xml:space="preserve"> the lowest for the </w:t>
      </w:r>
      <w:r w:rsidR="00D13932">
        <w:rPr>
          <w:lang w:val="en-GB"/>
        </w:rPr>
        <w:t>SVR</w:t>
      </w:r>
      <w:r w:rsidR="00705C7F">
        <w:rPr>
          <w:lang w:val="en-GB"/>
        </w:rPr>
        <w:t>, 0.05 kWh</w:t>
      </w:r>
      <w:r w:rsidR="00705C7F">
        <w:rPr>
          <w:vertAlign w:val="superscript"/>
          <w:lang w:val="en-GB"/>
        </w:rPr>
        <w:t>2</w:t>
      </w:r>
      <w:r w:rsidR="00D13932">
        <w:rPr>
          <w:lang w:val="en-GB"/>
        </w:rPr>
        <w:t xml:space="preserve">. </w:t>
      </w:r>
      <w:del w:id="390" w:author="Niels" w:date="2021-01-14T15:19:00Z">
        <w:r w:rsidR="0085366D">
          <w:rPr>
            <w:lang w:val="en-GB"/>
          </w:rPr>
          <w:delText>Also</w:delText>
        </w:r>
        <w:r w:rsidR="003D5B5A">
          <w:rPr>
            <w:lang w:val="en-GB"/>
          </w:rPr>
          <w:delText>, again,</w:delText>
        </w:r>
        <w:r w:rsidR="00D13932">
          <w:rPr>
            <w:lang w:val="en-GB"/>
          </w:rPr>
          <w:delText xml:space="preserve"> </w:delText>
        </w:r>
        <w:r w:rsidR="0087085E">
          <w:rPr>
            <w:lang w:val="en-GB"/>
          </w:rPr>
          <w:delText xml:space="preserve">this time </w:delText>
        </w:r>
        <w:r w:rsidR="00705C7F" w:rsidDel="00F608C9">
          <w:rPr>
            <w:lang w:val="en-GB"/>
          </w:rPr>
          <w:delText>t</w:delText>
        </w:r>
      </w:del>
      <w:ins w:id="391" w:author="Niels" w:date="2021-01-14T15:19:00Z">
        <w:r w:rsidR="00F608C9">
          <w:rPr>
            <w:lang w:val="en-GB"/>
          </w:rPr>
          <w:t>T</w:t>
        </w:r>
      </w:ins>
      <w:r w:rsidR="00705C7F">
        <w:rPr>
          <w:lang w:val="en-GB"/>
        </w:rPr>
        <w:t xml:space="preserve">he </w:t>
      </w:r>
      <w:r w:rsidR="00CA3DA6">
        <w:rPr>
          <w:lang w:val="en-GB"/>
        </w:rPr>
        <w:t>LSTM</w:t>
      </w:r>
      <w:ins w:id="392" w:author="Niels" w:date="2021-01-14T15:19:00Z">
        <w:r w:rsidR="00CA3DA6">
          <w:rPr>
            <w:lang w:val="en-GB"/>
          </w:rPr>
          <w:t xml:space="preserve"> </w:t>
        </w:r>
        <w:r w:rsidR="00F608C9">
          <w:rPr>
            <w:lang w:val="en-GB"/>
          </w:rPr>
          <w:t>here</w:t>
        </w:r>
      </w:ins>
      <w:r w:rsidR="00CA3DA6">
        <w:rPr>
          <w:lang w:val="en-GB"/>
        </w:rPr>
        <w:t xml:space="preserve"> is a close second best.</w:t>
      </w:r>
      <w:r w:rsidR="0085366D">
        <w:rPr>
          <w:lang w:val="en-GB"/>
        </w:rPr>
        <w:t xml:space="preserve"> Due to the </w:t>
      </w:r>
      <w:r w:rsidR="00230F5B">
        <w:rPr>
          <w:lang w:val="en-GB"/>
        </w:rPr>
        <w:t>high values</w:t>
      </w:r>
      <w:r w:rsidR="005E7D36">
        <w:rPr>
          <w:lang w:val="en-GB"/>
        </w:rPr>
        <w:t xml:space="preserve"> of the</w:t>
      </w:r>
      <w:r w:rsidR="00230F5B">
        <w:rPr>
          <w:lang w:val="en-GB"/>
        </w:rPr>
        <w:t xml:space="preserve"> MAPE</w:t>
      </w:r>
      <w:r w:rsidR="004C0A33">
        <w:rPr>
          <w:lang w:val="en-GB"/>
        </w:rPr>
        <w:t xml:space="preserve"> </w:t>
      </w:r>
      <w:r w:rsidR="005E7D36">
        <w:rPr>
          <w:lang w:val="en-GB"/>
        </w:rPr>
        <w:t>values</w:t>
      </w:r>
      <w:r w:rsidR="003728CC">
        <w:rPr>
          <w:lang w:val="en-GB"/>
        </w:rPr>
        <w:t>, around trillions</w:t>
      </w:r>
      <w:r w:rsidR="00143E89">
        <w:rPr>
          <w:lang w:val="en-GB"/>
        </w:rPr>
        <w:t xml:space="preserve"> of percentages</w:t>
      </w:r>
      <w:r w:rsidR="003728CC">
        <w:rPr>
          <w:lang w:val="en-GB"/>
        </w:rPr>
        <w:t>,</w:t>
      </w:r>
      <w:r w:rsidR="004C0A33">
        <w:rPr>
          <w:lang w:val="en-GB"/>
        </w:rPr>
        <w:t xml:space="preserve"> </w:t>
      </w:r>
      <w:r w:rsidR="00F71006">
        <w:rPr>
          <w:lang w:val="en-GB"/>
        </w:rPr>
        <w:t>will not be taken into account</w:t>
      </w:r>
      <w:r w:rsidR="004C0A33">
        <w:rPr>
          <w:lang w:val="en-GB"/>
        </w:rPr>
        <w:t xml:space="preserve">. </w:t>
      </w:r>
      <w:r w:rsidR="00BB0964">
        <w:rPr>
          <w:lang w:val="en-GB"/>
        </w:rPr>
        <w:t xml:space="preserve">The </w:t>
      </w:r>
      <w:r w:rsidR="00354719">
        <w:rPr>
          <w:lang w:val="en-GB"/>
        </w:rPr>
        <w:t>R</w:t>
      </w:r>
      <w:r w:rsidR="00354719">
        <w:rPr>
          <w:vertAlign w:val="superscript"/>
          <w:lang w:val="en-GB"/>
        </w:rPr>
        <w:t>2</w:t>
      </w:r>
      <w:r w:rsidR="00354719">
        <w:rPr>
          <w:lang w:val="en-GB"/>
        </w:rPr>
        <w:t xml:space="preserve"> value is the highest for the </w:t>
      </w:r>
      <w:r w:rsidR="00ED141A">
        <w:rPr>
          <w:lang w:val="en-GB"/>
        </w:rPr>
        <w:t>MVLR</w:t>
      </w:r>
      <w:r w:rsidR="00A34690">
        <w:rPr>
          <w:lang w:val="en-GB"/>
        </w:rPr>
        <w:t>, 0.53 kWh</w:t>
      </w:r>
      <w:r w:rsidR="008B5A75">
        <w:rPr>
          <w:lang w:val="en-GB"/>
        </w:rPr>
        <w:t>, with the SVR as a close second</w:t>
      </w:r>
      <w:r w:rsidR="00A34690">
        <w:rPr>
          <w:lang w:val="en-GB"/>
        </w:rPr>
        <w:t xml:space="preserve"> </w:t>
      </w:r>
      <w:r w:rsidR="00A11ACD">
        <w:rPr>
          <w:lang w:val="en-GB"/>
        </w:rPr>
        <w:t>with an value of 0.50 kWh</w:t>
      </w:r>
      <w:r w:rsidR="008B5A75">
        <w:rPr>
          <w:lang w:val="en-GB"/>
        </w:rPr>
        <w:t>.</w:t>
      </w:r>
      <w:r w:rsidR="004B18CD">
        <w:rPr>
          <w:lang w:val="en-GB"/>
        </w:rPr>
        <w:t xml:space="preserve"> </w:t>
      </w:r>
    </w:p>
    <w:p w14:paraId="0535EDFD" w14:textId="0D55209D" w:rsidR="00A80ED4" w:rsidRPr="0081510B" w:rsidRDefault="00FE0877" w:rsidP="003D0A30">
      <w:pPr>
        <w:jc w:val="both"/>
        <w:rPr>
          <w:lang w:val="en-GB"/>
        </w:rPr>
      </w:pPr>
      <w:r w:rsidRPr="0081510B">
        <w:rPr>
          <w:lang w:val="en-GB"/>
        </w:rPr>
        <w:t xml:space="preserve">The production models output distributions show that </w:t>
      </w:r>
      <w:r w:rsidR="009D6B1F" w:rsidRPr="0081510B">
        <w:rPr>
          <w:lang w:val="en-GB"/>
        </w:rPr>
        <w:t xml:space="preserve">the MVLR </w:t>
      </w:r>
      <w:r w:rsidR="00BE51F2" w:rsidRPr="0081510B">
        <w:rPr>
          <w:lang w:val="en-GB"/>
        </w:rPr>
        <w:t xml:space="preserve">does not predict values above </w:t>
      </w:r>
      <w:r w:rsidR="001A3EFF" w:rsidRPr="0081510B">
        <w:rPr>
          <w:lang w:val="en-GB"/>
        </w:rPr>
        <w:t xml:space="preserve">4.0 kWh very well. While the SVR </w:t>
      </w:r>
      <w:r w:rsidR="00AB0EDF" w:rsidRPr="0081510B">
        <w:rPr>
          <w:lang w:val="en-GB"/>
        </w:rPr>
        <w:t xml:space="preserve">does </w:t>
      </w:r>
      <w:r w:rsidR="0096168C" w:rsidRPr="0081510B">
        <w:rPr>
          <w:lang w:val="en-GB"/>
        </w:rPr>
        <w:t>better than the MVLR it also does predict negative values</w:t>
      </w:r>
      <w:ins w:id="393" w:author="Niels" w:date="2021-01-14T15:20:00Z">
        <w:r w:rsidR="003F740A">
          <w:rPr>
            <w:lang w:val="en-GB"/>
          </w:rPr>
          <w:t xml:space="preserve"> </w:t>
        </w:r>
      </w:ins>
      <w:del w:id="394" w:author="Niels" w:date="2021-01-14T15:20:00Z">
        <w:r w:rsidR="0096168C" w:rsidRPr="0081510B" w:rsidDel="003F740A">
          <w:rPr>
            <w:lang w:val="en-GB"/>
          </w:rPr>
          <w:delText>, that</w:delText>
        </w:r>
      </w:del>
      <w:ins w:id="395" w:author="Niels" w:date="2021-01-14T15:20:00Z">
        <w:r w:rsidR="003F740A">
          <w:rPr>
            <w:lang w:val="en-GB"/>
          </w:rPr>
          <w:t>which</w:t>
        </w:r>
      </w:ins>
      <w:r w:rsidR="0096168C" w:rsidRPr="0081510B">
        <w:rPr>
          <w:lang w:val="en-GB"/>
        </w:rPr>
        <w:t xml:space="preserve"> is not preferable.</w:t>
      </w:r>
      <w:r w:rsidR="00126C03" w:rsidRPr="0081510B">
        <w:rPr>
          <w:lang w:val="en-GB"/>
        </w:rPr>
        <w:t xml:space="preserve"> The NN (MLP) shows that </w:t>
      </w:r>
      <w:r w:rsidR="00A330BD" w:rsidRPr="0081510B">
        <w:rPr>
          <w:lang w:val="en-GB"/>
        </w:rPr>
        <w:t xml:space="preserve">does find an right distribution, however </w:t>
      </w:r>
      <w:r w:rsidR="008E4B93" w:rsidRPr="0081510B">
        <w:rPr>
          <w:lang w:val="en-GB"/>
        </w:rPr>
        <w:t>the evaluation metrics are worse than all other models.</w:t>
      </w:r>
      <w:r w:rsidR="0075011D" w:rsidRPr="0081510B">
        <w:rPr>
          <w:lang w:val="en-GB"/>
        </w:rPr>
        <w:t xml:space="preserve"> The LSTM does find the distribution </w:t>
      </w:r>
      <w:r w:rsidR="00A45388" w:rsidRPr="0081510B">
        <w:rPr>
          <w:lang w:val="en-GB"/>
        </w:rPr>
        <w:t xml:space="preserve">of the data, however </w:t>
      </w:r>
      <w:r w:rsidR="00DC468C" w:rsidRPr="0081510B">
        <w:rPr>
          <w:lang w:val="en-GB"/>
        </w:rPr>
        <w:t>it does not find high values.</w:t>
      </w:r>
      <w:r w:rsidR="00B96EDD" w:rsidRPr="0081510B">
        <w:rPr>
          <w:lang w:val="en-GB"/>
        </w:rPr>
        <w:t xml:space="preserve"> It can be concluded that due to the non</w:t>
      </w:r>
      <w:r w:rsidR="00E122B6">
        <w:rPr>
          <w:lang w:val="en-GB"/>
        </w:rPr>
        <w:t>-</w:t>
      </w:r>
      <w:r w:rsidR="00B96EDD" w:rsidRPr="0081510B">
        <w:rPr>
          <w:lang w:val="en-GB"/>
        </w:rPr>
        <w:t xml:space="preserve">existence of negative values in the distribution </w:t>
      </w:r>
      <w:r w:rsidR="00961DFC" w:rsidRPr="0081510B">
        <w:rPr>
          <w:lang w:val="en-GB"/>
        </w:rPr>
        <w:t>that the model differentiate betwe</w:t>
      </w:r>
      <w:r w:rsidR="00E51B38" w:rsidRPr="0081510B">
        <w:rPr>
          <w:lang w:val="en-GB"/>
        </w:rPr>
        <w:t>en different data</w:t>
      </w:r>
      <w:r w:rsidR="00E122B6">
        <w:rPr>
          <w:lang w:val="en-GB"/>
        </w:rPr>
        <w:t xml:space="preserve"> </w:t>
      </w:r>
      <w:r w:rsidR="00E51B38" w:rsidRPr="0081510B">
        <w:rPr>
          <w:lang w:val="en-GB"/>
        </w:rPr>
        <w:t>points</w:t>
      </w:r>
      <w:del w:id="396" w:author="Niels" w:date="2021-01-14T15:21:00Z">
        <w:r w:rsidR="0081510B" w:rsidRPr="0081510B">
          <w:rPr>
            <w:lang w:val="en-GB"/>
          </w:rPr>
          <w:delText>,</w:delText>
        </w:r>
      </w:del>
      <w:r w:rsidR="0081510B" w:rsidRPr="0081510B">
        <w:rPr>
          <w:lang w:val="en-GB"/>
        </w:rPr>
        <w:t xml:space="preserve"> unlike the rest of the models.</w:t>
      </w:r>
    </w:p>
    <w:p w14:paraId="6EF3561B" w14:textId="3DA435FD" w:rsidR="0081510B" w:rsidRDefault="00A51439" w:rsidP="003D0A30">
      <w:pPr>
        <w:jc w:val="both"/>
        <w:rPr>
          <w:rFonts w:eastAsia="Consolas" w:cstheme="minorHAnsi"/>
          <w:lang w:val="en-US"/>
        </w:rPr>
      </w:pPr>
      <w:r>
        <w:rPr>
          <w:lang w:val="en-GB"/>
        </w:rPr>
        <w:t>For</w:t>
      </w:r>
      <w:r w:rsidR="0023074C">
        <w:rPr>
          <w:lang w:val="en-GB"/>
        </w:rPr>
        <w:t xml:space="preserve"> </w:t>
      </w:r>
      <w:r w:rsidR="00A11ACD">
        <w:rPr>
          <w:lang w:val="en-GB"/>
        </w:rPr>
        <w:t xml:space="preserve">predicting the </w:t>
      </w:r>
      <w:r w:rsidR="0023074C">
        <w:rPr>
          <w:lang w:val="en-GB"/>
        </w:rPr>
        <w:t>consumption</w:t>
      </w:r>
      <w:ins w:id="397" w:author="Niels" w:date="2021-01-14T15:22:00Z">
        <w:r w:rsidR="0073102A">
          <w:rPr>
            <w:lang w:val="en-GB"/>
          </w:rPr>
          <w:t xml:space="preserve"> (</w:t>
        </w:r>
      </w:ins>
      <w:del w:id="398" w:author="Niels" w:date="2021-01-14T15:22:00Z">
        <w:r w:rsidR="00CE087D">
          <w:rPr>
            <w:lang w:val="en-GB"/>
          </w:rPr>
          <w:delText xml:space="preserve">, </w:delText>
        </w:r>
      </w:del>
      <w:r w:rsidR="00CE087D">
        <w:rPr>
          <w:lang w:val="en-GB"/>
        </w:rPr>
        <w:t>energy use</w:t>
      </w:r>
      <w:ins w:id="399" w:author="Niels" w:date="2021-01-14T15:22:00Z">
        <w:r w:rsidR="00A665F9">
          <w:rPr>
            <w:lang w:val="en-GB"/>
          </w:rPr>
          <w:t>)</w:t>
        </w:r>
      </w:ins>
      <w:del w:id="400" w:author="Niels" w:date="2021-01-14T15:22:00Z">
        <w:r w:rsidR="00CE087D">
          <w:rPr>
            <w:lang w:val="en-GB"/>
          </w:rPr>
          <w:delText>,</w:delText>
        </w:r>
      </w:del>
      <w:r w:rsidR="0023074C">
        <w:rPr>
          <w:lang w:val="en-GB"/>
        </w:rPr>
        <w:t xml:space="preserve"> </w:t>
      </w:r>
      <w:r>
        <w:rPr>
          <w:lang w:val="en-GB"/>
        </w:rPr>
        <w:t xml:space="preserve">the MAE is the lowest for the </w:t>
      </w:r>
      <w:r w:rsidR="005416C0">
        <w:rPr>
          <w:lang w:val="en-GB"/>
        </w:rPr>
        <w:t>MVLR</w:t>
      </w:r>
      <w:r w:rsidR="00CE087D">
        <w:rPr>
          <w:lang w:val="en-GB"/>
        </w:rPr>
        <w:t xml:space="preserve"> with an value of</w:t>
      </w:r>
      <w:r w:rsidR="005416C0">
        <w:rPr>
          <w:lang w:val="en-GB"/>
        </w:rPr>
        <w:t xml:space="preserve"> 0.41 kWh. </w:t>
      </w:r>
      <w:r w:rsidR="001D1001">
        <w:rPr>
          <w:lang w:val="en-GB"/>
        </w:rPr>
        <w:t>Whereas</w:t>
      </w:r>
      <w:r w:rsidR="005416C0">
        <w:rPr>
          <w:lang w:val="en-GB"/>
        </w:rPr>
        <w:t xml:space="preserve"> the LSTM is a close second best with an value of 0.44 kWh</w:t>
      </w:r>
      <w:r w:rsidR="008A2D99">
        <w:rPr>
          <w:lang w:val="en-GB"/>
        </w:rPr>
        <w:t xml:space="preserve">. </w:t>
      </w:r>
      <w:r w:rsidR="00EA0B69">
        <w:rPr>
          <w:lang w:val="en-GB"/>
        </w:rPr>
        <w:t>Also</w:t>
      </w:r>
      <w:r w:rsidR="002B7E4E">
        <w:rPr>
          <w:lang w:val="en-GB"/>
        </w:rPr>
        <w:t xml:space="preserve"> on the MSE </w:t>
      </w:r>
      <w:r w:rsidR="003F583C">
        <w:rPr>
          <w:lang w:val="en-GB"/>
        </w:rPr>
        <w:t>me</w:t>
      </w:r>
      <w:r w:rsidR="00F6317E">
        <w:rPr>
          <w:lang w:val="en-GB"/>
        </w:rPr>
        <w:t>tric the MVLR perform</w:t>
      </w:r>
      <w:r w:rsidR="005E0E77">
        <w:rPr>
          <w:lang w:val="en-GB"/>
        </w:rPr>
        <w:t>ed the best with a</w:t>
      </w:r>
      <w:r w:rsidR="00DC6745">
        <w:rPr>
          <w:lang w:val="en-GB"/>
        </w:rPr>
        <w:t xml:space="preserve"> value of </w:t>
      </w:r>
      <w:r w:rsidR="005705FF">
        <w:rPr>
          <w:lang w:val="en-GB"/>
        </w:rPr>
        <w:t>0.34 kWh</w:t>
      </w:r>
      <w:r w:rsidR="007766C0">
        <w:rPr>
          <w:vertAlign w:val="superscript"/>
          <w:lang w:val="en-GB"/>
        </w:rPr>
        <w:t>2</w:t>
      </w:r>
      <w:r w:rsidR="005705FF">
        <w:rPr>
          <w:lang w:val="en-GB"/>
        </w:rPr>
        <w:t>. The LSTM performed worse with a value of</w:t>
      </w:r>
      <w:r w:rsidR="00E04643">
        <w:rPr>
          <w:lang w:val="en-GB"/>
        </w:rPr>
        <w:t xml:space="preserve"> 0.43 </w:t>
      </w:r>
      <w:r w:rsidR="007766C0">
        <w:rPr>
          <w:lang w:val="en-GB"/>
        </w:rPr>
        <w:t>kWh</w:t>
      </w:r>
      <w:r w:rsidR="007766C0">
        <w:rPr>
          <w:vertAlign w:val="superscript"/>
          <w:lang w:val="en-GB"/>
        </w:rPr>
        <w:t>2</w:t>
      </w:r>
      <w:r w:rsidR="007766C0">
        <w:rPr>
          <w:lang w:val="en-GB"/>
        </w:rPr>
        <w:t>.</w:t>
      </w:r>
      <w:r w:rsidR="005705FF">
        <w:rPr>
          <w:lang w:val="en-GB"/>
        </w:rPr>
        <w:t xml:space="preserve"> </w:t>
      </w:r>
      <w:r w:rsidR="007766C0">
        <w:rPr>
          <w:lang w:val="en-GB"/>
        </w:rPr>
        <w:t>However</w:t>
      </w:r>
      <w:r w:rsidR="008B5027">
        <w:rPr>
          <w:lang w:val="en-GB"/>
        </w:rPr>
        <w:t xml:space="preserve"> the </w:t>
      </w:r>
      <w:r w:rsidR="007766C0">
        <w:rPr>
          <w:lang w:val="en-GB"/>
        </w:rPr>
        <w:t>MAPE</w:t>
      </w:r>
      <w:r w:rsidR="008B5027">
        <w:rPr>
          <w:lang w:val="en-GB"/>
        </w:rPr>
        <w:t xml:space="preserve"> </w:t>
      </w:r>
      <w:r w:rsidR="00A208A8">
        <w:rPr>
          <w:lang w:val="en-GB"/>
        </w:rPr>
        <w:t>is</w:t>
      </w:r>
      <w:r w:rsidR="007766C0">
        <w:rPr>
          <w:lang w:val="en-GB"/>
        </w:rPr>
        <w:t xml:space="preserve"> the lowest for the LSTM with an value of </w:t>
      </w:r>
      <w:r w:rsidR="007766C0" w:rsidRPr="007766C0">
        <w:rPr>
          <w:rFonts w:eastAsia="Consolas" w:cstheme="minorHAnsi"/>
          <w:lang w:val="en-US"/>
        </w:rPr>
        <w:t>69.54</w:t>
      </w:r>
      <w:r w:rsidR="00217BF8">
        <w:rPr>
          <w:rFonts w:eastAsia="Consolas" w:cstheme="minorHAnsi"/>
          <w:lang w:val="en-US"/>
        </w:rPr>
        <w:t xml:space="preserve"> %</w:t>
      </w:r>
      <w:r w:rsidR="00F3330A">
        <w:rPr>
          <w:rFonts w:eastAsia="Consolas" w:cstheme="minorHAnsi"/>
          <w:lang w:val="en-US"/>
        </w:rPr>
        <w:t xml:space="preserve">, </w:t>
      </w:r>
      <w:r w:rsidR="001456F3">
        <w:rPr>
          <w:rFonts w:eastAsia="Consolas" w:cstheme="minorHAnsi"/>
          <w:lang w:val="en-US"/>
        </w:rPr>
        <w:t>whereas</w:t>
      </w:r>
      <w:r w:rsidR="00217BF8">
        <w:rPr>
          <w:rFonts w:eastAsia="Consolas" w:cstheme="minorHAnsi"/>
          <w:lang w:val="en-US"/>
        </w:rPr>
        <w:t xml:space="preserve"> the MVLR performed worse with an value of </w:t>
      </w:r>
      <w:r w:rsidR="00217BF8" w:rsidRPr="00217BF8">
        <w:rPr>
          <w:rFonts w:eastAsia="Consolas" w:cstheme="minorHAnsi"/>
          <w:lang w:val="en-US"/>
        </w:rPr>
        <w:t xml:space="preserve">93.29 %. </w:t>
      </w:r>
      <w:r w:rsidR="005D12F8">
        <w:rPr>
          <w:rFonts w:eastAsia="Consolas" w:cstheme="minorHAnsi"/>
          <w:lang w:val="en-US"/>
        </w:rPr>
        <w:t>The R</w:t>
      </w:r>
      <w:r w:rsidR="005D12F8">
        <w:rPr>
          <w:rFonts w:eastAsia="Consolas" w:cstheme="minorHAnsi"/>
          <w:vertAlign w:val="superscript"/>
          <w:lang w:val="en-US"/>
        </w:rPr>
        <w:t>2</w:t>
      </w:r>
      <w:r w:rsidR="005D12F8">
        <w:rPr>
          <w:rFonts w:eastAsia="Consolas" w:cstheme="minorHAnsi"/>
          <w:lang w:val="en-US"/>
        </w:rPr>
        <w:t xml:space="preserve"> value</w:t>
      </w:r>
      <w:r w:rsidR="00EB7B88">
        <w:rPr>
          <w:rFonts w:eastAsia="Consolas" w:cstheme="minorHAnsi"/>
          <w:lang w:val="en-US"/>
        </w:rPr>
        <w:t>s are</w:t>
      </w:r>
      <w:ins w:id="401" w:author="Niels" w:date="2021-01-14T15:22:00Z">
        <w:r w:rsidR="00C96A24">
          <w:rPr>
            <w:rFonts w:eastAsia="Consolas" w:cstheme="minorHAnsi"/>
            <w:lang w:val="en-US"/>
          </w:rPr>
          <w:t xml:space="preserve"> </w:t>
        </w:r>
      </w:ins>
      <w:del w:id="402" w:author="Niels" w:date="2021-01-14T15:22:00Z">
        <w:r w:rsidR="00EB7B88">
          <w:rPr>
            <w:rFonts w:eastAsia="Consolas" w:cstheme="minorHAnsi"/>
            <w:lang w:val="en-US"/>
          </w:rPr>
          <w:delText xml:space="preserve"> all</w:delText>
        </w:r>
        <w:r w:rsidR="005D12F8">
          <w:rPr>
            <w:rFonts w:eastAsia="Consolas" w:cstheme="minorHAnsi"/>
            <w:lang w:val="en-US"/>
          </w:rPr>
          <w:delText xml:space="preserve"> </w:delText>
        </w:r>
      </w:del>
      <w:r w:rsidR="005D12F8">
        <w:rPr>
          <w:rFonts w:eastAsia="Consolas" w:cstheme="minorHAnsi"/>
          <w:lang w:val="en-US"/>
        </w:rPr>
        <w:t xml:space="preserve">negative </w:t>
      </w:r>
      <w:r w:rsidR="00EB7B88">
        <w:rPr>
          <w:rFonts w:eastAsia="Consolas" w:cstheme="minorHAnsi"/>
          <w:lang w:val="en-US"/>
        </w:rPr>
        <w:t>for all models</w:t>
      </w:r>
      <w:ins w:id="403" w:author="Niels" w:date="2021-01-14T15:23:00Z">
        <w:r w:rsidR="006B5E30">
          <w:rPr>
            <w:rFonts w:eastAsia="Consolas" w:cstheme="minorHAnsi"/>
            <w:lang w:val="en-US"/>
          </w:rPr>
          <w:t xml:space="preserve"> which</w:t>
        </w:r>
      </w:ins>
      <w:del w:id="404" w:author="Niels" w:date="2021-01-14T15:23:00Z">
        <w:r w:rsidR="00526916">
          <w:rPr>
            <w:rFonts w:eastAsia="Consolas" w:cstheme="minorHAnsi"/>
            <w:lang w:val="en-US"/>
          </w:rPr>
          <w:delText>, this</w:delText>
        </w:r>
      </w:del>
      <w:r w:rsidR="00881829">
        <w:rPr>
          <w:rFonts w:eastAsia="Consolas" w:cstheme="minorHAnsi"/>
          <w:lang w:val="en-US"/>
        </w:rPr>
        <w:t xml:space="preserve"> means</w:t>
      </w:r>
      <w:r w:rsidR="00526916">
        <w:rPr>
          <w:rFonts w:eastAsia="Consolas" w:cstheme="minorHAnsi"/>
          <w:lang w:val="en-US"/>
        </w:rPr>
        <w:t xml:space="preserve"> that</w:t>
      </w:r>
      <w:r w:rsidR="00EF306B">
        <w:rPr>
          <w:rFonts w:eastAsia="Consolas" w:cstheme="minorHAnsi"/>
          <w:lang w:val="en-US"/>
        </w:rPr>
        <w:t xml:space="preserve"> the </w:t>
      </w:r>
      <w:r w:rsidR="00D64D78">
        <w:rPr>
          <w:rFonts w:eastAsia="Consolas" w:cstheme="minorHAnsi"/>
          <w:lang w:val="en-US"/>
        </w:rPr>
        <w:t>variance between the model</w:t>
      </w:r>
      <w:r w:rsidR="003F11E0">
        <w:rPr>
          <w:rFonts w:eastAsia="Consolas" w:cstheme="minorHAnsi"/>
          <w:lang w:val="en-US"/>
        </w:rPr>
        <w:t xml:space="preserve">s and </w:t>
      </w:r>
      <w:r w:rsidR="00EB7B88">
        <w:rPr>
          <w:rFonts w:eastAsia="Consolas" w:cstheme="minorHAnsi"/>
          <w:lang w:val="en-US"/>
        </w:rPr>
        <w:t xml:space="preserve">the expected outcome </w:t>
      </w:r>
      <w:r w:rsidR="00E03C18">
        <w:rPr>
          <w:rFonts w:eastAsia="Consolas" w:cstheme="minorHAnsi"/>
          <w:lang w:val="en-US"/>
        </w:rPr>
        <w:t>has no relation</w:t>
      </w:r>
      <w:r w:rsidR="005D12F8">
        <w:rPr>
          <w:rFonts w:eastAsia="Consolas" w:cstheme="minorHAnsi"/>
          <w:lang w:val="en-US"/>
        </w:rPr>
        <w:t>.</w:t>
      </w:r>
      <w:r w:rsidR="00556A59">
        <w:rPr>
          <w:rFonts w:eastAsia="Consolas" w:cstheme="minorHAnsi"/>
          <w:lang w:val="en-US"/>
        </w:rPr>
        <w:t xml:space="preserve"> </w:t>
      </w:r>
      <w:r w:rsidR="009F3E52">
        <w:rPr>
          <w:rFonts w:eastAsia="Consolas" w:cstheme="minorHAnsi"/>
          <w:lang w:val="en-US"/>
        </w:rPr>
        <w:t xml:space="preserve">Therefore it will not be </w:t>
      </w:r>
      <w:r w:rsidR="002064C5">
        <w:rPr>
          <w:rFonts w:eastAsia="Consolas" w:cstheme="minorHAnsi"/>
          <w:lang w:val="en-US"/>
        </w:rPr>
        <w:t>considered.</w:t>
      </w:r>
    </w:p>
    <w:p w14:paraId="5E60A53D" w14:textId="1D187278" w:rsidR="00FF194A" w:rsidRDefault="00B77D77" w:rsidP="003D0A30">
      <w:pPr>
        <w:jc w:val="both"/>
        <w:rPr>
          <w:lang w:val="en-GB"/>
        </w:rPr>
      </w:pPr>
      <w:r w:rsidRPr="0081510B">
        <w:rPr>
          <w:lang w:val="en-GB"/>
        </w:rPr>
        <w:t xml:space="preserve">The consumption </w:t>
      </w:r>
      <w:r w:rsidR="002A2B88" w:rsidRPr="0081510B">
        <w:rPr>
          <w:lang w:val="en-GB"/>
        </w:rPr>
        <w:t xml:space="preserve">models output distributions show that the SVR and MVLR </w:t>
      </w:r>
      <w:r w:rsidR="001963CF" w:rsidRPr="0081510B">
        <w:rPr>
          <w:lang w:val="en-GB"/>
        </w:rPr>
        <w:t xml:space="preserve">don’t perform well on </w:t>
      </w:r>
      <w:r w:rsidR="00CC1EBE" w:rsidRPr="0081510B">
        <w:rPr>
          <w:lang w:val="en-GB"/>
        </w:rPr>
        <w:t>values bigger than 1.2 kWh</w:t>
      </w:r>
      <w:r w:rsidR="001963CF" w:rsidRPr="0081510B">
        <w:rPr>
          <w:lang w:val="en-GB"/>
        </w:rPr>
        <w:t xml:space="preserve">. </w:t>
      </w:r>
      <w:r w:rsidR="00CC1EBE" w:rsidRPr="0081510B">
        <w:rPr>
          <w:lang w:val="en-GB"/>
        </w:rPr>
        <w:t xml:space="preserve">However the </w:t>
      </w:r>
      <w:r w:rsidR="005B555F" w:rsidRPr="0081510B">
        <w:rPr>
          <w:lang w:val="en-GB"/>
        </w:rPr>
        <w:t>distribution of the NN (MLP)</w:t>
      </w:r>
      <w:r w:rsidR="00460877" w:rsidRPr="0081510B">
        <w:rPr>
          <w:lang w:val="en-GB"/>
        </w:rPr>
        <w:t xml:space="preserve"> and LSTM</w:t>
      </w:r>
      <w:r w:rsidR="005B555F" w:rsidRPr="0081510B">
        <w:rPr>
          <w:lang w:val="en-GB"/>
        </w:rPr>
        <w:t xml:space="preserve"> show that values bigger than 1.2 kWh can be predicted.</w:t>
      </w:r>
      <w:r w:rsidR="00AE4668" w:rsidRPr="0081510B">
        <w:rPr>
          <w:lang w:val="en-GB"/>
        </w:rPr>
        <w:t xml:space="preserve"> </w:t>
      </w:r>
      <w:r w:rsidR="00111AC8" w:rsidRPr="0081510B">
        <w:rPr>
          <w:lang w:val="en-GB"/>
        </w:rPr>
        <w:t xml:space="preserve">The NN (MLP) predicts </w:t>
      </w:r>
      <w:r w:rsidR="0095476D" w:rsidRPr="0081510B">
        <w:rPr>
          <w:lang w:val="en-GB"/>
        </w:rPr>
        <w:t xml:space="preserve">values around 1.7 kWh best, while the LSTM </w:t>
      </w:r>
      <w:r w:rsidR="007D68A7" w:rsidRPr="0081510B">
        <w:rPr>
          <w:lang w:val="en-GB"/>
        </w:rPr>
        <w:t xml:space="preserve">predicts values around </w:t>
      </w:r>
      <w:r w:rsidR="00391A53" w:rsidRPr="0081510B">
        <w:rPr>
          <w:lang w:val="en-GB"/>
        </w:rPr>
        <w:t>2.0 kWh best.</w:t>
      </w:r>
    </w:p>
    <w:p w14:paraId="77DABE91" w14:textId="4E55C69C" w:rsidR="006D0AF7" w:rsidRPr="00664CE3" w:rsidRDefault="00C07EBB" w:rsidP="003D0A30">
      <w:pPr>
        <w:jc w:val="both"/>
        <w:rPr>
          <w:lang w:val="en-US"/>
        </w:rPr>
      </w:pPr>
      <w:r>
        <w:rPr>
          <w:lang w:val="en-GB"/>
        </w:rPr>
        <w:t>Literature</w:t>
      </w:r>
      <w:r w:rsidR="00FF194A">
        <w:rPr>
          <w:lang w:val="en-GB"/>
        </w:rPr>
        <w:t xml:space="preserve"> show</w:t>
      </w:r>
      <w:r>
        <w:rPr>
          <w:lang w:val="en-GB"/>
        </w:rPr>
        <w:t xml:space="preserve">s </w:t>
      </w:r>
      <w:r w:rsidR="00FF194A">
        <w:rPr>
          <w:lang w:val="en-GB"/>
        </w:rPr>
        <w:t xml:space="preserve">that it the difficulty in predicting the production and consumption lies in finding the right model </w:t>
      </w:r>
      <w:sdt>
        <w:sdtPr>
          <w:rPr>
            <w:rFonts w:cstheme="minorHAnsi"/>
            <w:lang w:val="en-GB"/>
          </w:rPr>
          <w:id w:val="-1361428556"/>
          <w:citation/>
        </w:sdtPr>
        <w:sdtEndPr/>
        <w:sdtContent>
          <w:r w:rsidR="00FF194A" w:rsidRPr="00BA0AE1">
            <w:rPr>
              <w:rFonts w:cstheme="minorHAnsi"/>
              <w:lang w:val="en-GB"/>
            </w:rPr>
            <w:fldChar w:fldCharType="begin"/>
          </w:r>
          <w:r w:rsidR="00FF194A" w:rsidRPr="00BA0AE1">
            <w:rPr>
              <w:rFonts w:cstheme="minorHAnsi"/>
              <w:lang w:val="en-GB"/>
            </w:rPr>
            <w:instrText xml:space="preserve"> CITATION Liu19 \l 1043 </w:instrText>
          </w:r>
          <w:r w:rsidR="00FF194A" w:rsidRPr="00BA0AE1">
            <w:rPr>
              <w:rFonts w:cstheme="minorHAnsi"/>
              <w:lang w:val="en-GB"/>
            </w:rPr>
            <w:fldChar w:fldCharType="separate"/>
          </w:r>
          <w:r w:rsidR="00525BFC">
            <w:rPr>
              <w:rFonts w:cstheme="minorHAnsi"/>
              <w:noProof/>
              <w:lang w:val="en-GB"/>
            </w:rPr>
            <w:t>(Liu, et al., 2019)</w:t>
          </w:r>
          <w:r w:rsidR="00FF194A" w:rsidRPr="00BA0AE1">
            <w:rPr>
              <w:rFonts w:cstheme="minorHAnsi"/>
              <w:lang w:val="en-GB"/>
            </w:rPr>
            <w:fldChar w:fldCharType="end"/>
          </w:r>
        </w:sdtContent>
      </w:sdt>
      <w:r w:rsidR="00FF194A">
        <w:rPr>
          <w:rFonts w:cstheme="minorHAnsi"/>
          <w:lang w:val="en-GB"/>
        </w:rPr>
        <w:t>. The results show that there is n</w:t>
      </w:r>
      <w:r w:rsidR="001B31AF">
        <w:rPr>
          <w:rFonts w:cstheme="minorHAnsi"/>
          <w:lang w:val="en-GB"/>
        </w:rPr>
        <w:t xml:space="preserve">ot </w:t>
      </w:r>
      <w:r w:rsidR="005B36C7">
        <w:rPr>
          <w:rFonts w:cstheme="minorHAnsi"/>
          <w:lang w:val="en-GB"/>
        </w:rPr>
        <w:t xml:space="preserve">1 </w:t>
      </w:r>
      <w:r w:rsidR="001B31AF">
        <w:rPr>
          <w:rFonts w:cstheme="minorHAnsi"/>
          <w:lang w:val="en-GB"/>
        </w:rPr>
        <w:t>definitive model</w:t>
      </w:r>
      <w:r w:rsidR="004A1CC0">
        <w:rPr>
          <w:rFonts w:cstheme="minorHAnsi"/>
          <w:lang w:val="en-GB"/>
        </w:rPr>
        <w:t xml:space="preserve">, </w:t>
      </w:r>
      <w:r>
        <w:rPr>
          <w:rFonts w:cstheme="minorHAnsi"/>
          <w:lang w:val="en-GB"/>
        </w:rPr>
        <w:t>which is analogous to the findings</w:t>
      </w:r>
      <w:r w:rsidR="002D633D">
        <w:rPr>
          <w:rFonts w:cstheme="minorHAnsi"/>
          <w:lang w:val="en-GB"/>
        </w:rPr>
        <w:t xml:space="preserve"> in the literature. The literature also shows that the</w:t>
      </w:r>
      <w:r w:rsidR="0000728D">
        <w:rPr>
          <w:rFonts w:cstheme="minorHAnsi"/>
          <w:lang w:val="en-GB"/>
        </w:rPr>
        <w:t xml:space="preserve"> LSTM holds the most promising results</w:t>
      </w:r>
      <w:r w:rsidR="00664CE3">
        <w:rPr>
          <w:rFonts w:cstheme="minorHAnsi"/>
          <w:lang w:val="en-GB"/>
        </w:rPr>
        <w:t xml:space="preserve"> </w:t>
      </w:r>
      <w:sdt>
        <w:sdtPr>
          <w:rPr>
            <w:rFonts w:cstheme="minorHAnsi"/>
            <w:lang w:val="en-GB"/>
          </w:rPr>
          <w:id w:val="-1608497576"/>
          <w:citation/>
        </w:sdtPr>
        <w:sdtEndPr/>
        <w:sdtContent>
          <w:r w:rsidR="00664CE3" w:rsidRPr="00BA0AE1">
            <w:rPr>
              <w:rFonts w:cstheme="minorHAnsi"/>
              <w:lang w:val="en-GB"/>
            </w:rPr>
            <w:fldChar w:fldCharType="begin"/>
          </w:r>
          <w:r w:rsidR="00664CE3" w:rsidRPr="00BA0AE1">
            <w:rPr>
              <w:rFonts w:cstheme="minorHAnsi"/>
              <w:lang w:val="en-GB"/>
            </w:rPr>
            <w:instrText xml:space="preserve"> CITATION Ami20 \l 1043 </w:instrText>
          </w:r>
          <w:r w:rsidR="00664CE3" w:rsidRPr="00BA0AE1">
            <w:rPr>
              <w:rFonts w:cstheme="minorHAnsi"/>
              <w:lang w:val="en-GB"/>
            </w:rPr>
            <w:fldChar w:fldCharType="separate"/>
          </w:r>
          <w:r w:rsidR="00525BFC">
            <w:rPr>
              <w:rFonts w:cstheme="minorHAnsi"/>
              <w:noProof/>
              <w:lang w:val="en-GB"/>
            </w:rPr>
            <w:t>(al A. H., 2020)</w:t>
          </w:r>
          <w:r w:rsidR="00664CE3" w:rsidRPr="00BA0AE1">
            <w:rPr>
              <w:rFonts w:cstheme="minorHAnsi"/>
              <w:lang w:val="en-GB"/>
            </w:rPr>
            <w:fldChar w:fldCharType="end"/>
          </w:r>
        </w:sdtContent>
      </w:sdt>
      <w:r w:rsidR="0000728D">
        <w:rPr>
          <w:rFonts w:cstheme="minorHAnsi"/>
          <w:lang w:val="en-GB"/>
        </w:rPr>
        <w:t xml:space="preserve">, </w:t>
      </w:r>
      <w:r w:rsidR="00664CE3">
        <w:rPr>
          <w:rFonts w:cstheme="minorHAnsi"/>
          <w:lang w:val="en-GB"/>
        </w:rPr>
        <w:t>which also is what the findings indicate.</w:t>
      </w:r>
    </w:p>
    <w:p w14:paraId="2BA41A14" w14:textId="173F9668" w:rsidR="00E6390D" w:rsidRDefault="00122F74" w:rsidP="003D0A30">
      <w:pPr>
        <w:jc w:val="both"/>
        <w:rPr>
          <w:lang w:val="en-GB"/>
        </w:rPr>
      </w:pPr>
      <w:r>
        <w:rPr>
          <w:lang w:val="en-GB"/>
        </w:rPr>
        <w:t xml:space="preserve">To conclude, for predicting production the SVR, MVLR, NN (MLP) were implemented. The SVR has the lowest MAE and MSE values. </w:t>
      </w:r>
      <w:r w:rsidRPr="00896087">
        <w:rPr>
          <w:lang w:val="en-GB"/>
        </w:rPr>
        <w:t xml:space="preserve">However looking at the distributions in the data it can be concluded that the SVR </w:t>
      </w:r>
      <w:r w:rsidR="006C60EA" w:rsidRPr="00896087">
        <w:rPr>
          <w:lang w:val="en-GB"/>
        </w:rPr>
        <w:t>fits th</w:t>
      </w:r>
      <w:r w:rsidR="00460877" w:rsidRPr="00896087">
        <w:rPr>
          <w:lang w:val="en-GB"/>
        </w:rPr>
        <w:t>e distribution of the data well</w:t>
      </w:r>
      <w:ins w:id="405" w:author="Niels" w:date="2021-01-14T15:26:00Z">
        <w:r w:rsidR="00B44800">
          <w:rPr>
            <w:lang w:val="en-GB"/>
          </w:rPr>
          <w:t>.</w:t>
        </w:r>
      </w:ins>
      <w:del w:id="406" w:author="Niels" w:date="2021-01-14T15:26:00Z">
        <w:r w:rsidRPr="00896087" w:rsidDel="00B44800">
          <w:rPr>
            <w:lang w:val="en-GB"/>
          </w:rPr>
          <w:delText>,</w:delText>
        </w:r>
      </w:del>
      <w:r w:rsidRPr="00896087">
        <w:rPr>
          <w:lang w:val="en-GB"/>
        </w:rPr>
        <w:t xml:space="preserve"> </w:t>
      </w:r>
      <w:ins w:id="407" w:author="Niels" w:date="2021-01-14T15:26:00Z">
        <w:r w:rsidR="00B44800">
          <w:rPr>
            <w:lang w:val="en-GB"/>
          </w:rPr>
          <w:t>H</w:t>
        </w:r>
      </w:ins>
      <w:del w:id="408" w:author="Niels" w:date="2021-01-14T15:26:00Z">
        <w:r w:rsidRPr="00896087">
          <w:rPr>
            <w:lang w:val="en-GB"/>
          </w:rPr>
          <w:delText>h</w:delText>
        </w:r>
      </w:del>
      <w:r w:rsidRPr="00896087">
        <w:rPr>
          <w:lang w:val="en-GB"/>
        </w:rPr>
        <w:t xml:space="preserve">owever the model does not </w:t>
      </w:r>
      <w:r w:rsidR="00460877" w:rsidRPr="00896087">
        <w:rPr>
          <w:lang w:val="en-GB"/>
        </w:rPr>
        <w:t xml:space="preserve">differentiate much between different </w:t>
      </w:r>
      <w:r w:rsidR="00A37733">
        <w:rPr>
          <w:lang w:val="en-GB"/>
        </w:rPr>
        <w:t>datapoints</w:t>
      </w:r>
      <w:r w:rsidRPr="00896087">
        <w:rPr>
          <w:lang w:val="en-GB"/>
        </w:rPr>
        <w:t>.</w:t>
      </w:r>
      <w:ins w:id="409" w:author="Niels" w:date="2021-01-14T15:26:00Z">
        <w:r w:rsidR="006B46EA">
          <w:rPr>
            <w:lang w:val="en-GB"/>
          </w:rPr>
          <w:br/>
        </w:r>
      </w:ins>
      <w:del w:id="410" w:author="Niels" w:date="2021-01-14T15:26:00Z">
        <w:r w:rsidR="008E3FCF">
          <w:rPr>
            <w:lang w:val="en-GB"/>
          </w:rPr>
          <w:delText xml:space="preserve"> </w:delText>
        </w:r>
      </w:del>
      <w:r w:rsidR="00590713">
        <w:rPr>
          <w:lang w:val="en-GB"/>
        </w:rPr>
        <w:t>And</w:t>
      </w:r>
      <w:r w:rsidR="008F0C32">
        <w:rPr>
          <w:lang w:val="en-GB"/>
        </w:rPr>
        <w:t xml:space="preserve"> to</w:t>
      </w:r>
      <w:r w:rsidR="008C12CF">
        <w:rPr>
          <w:lang w:val="en-GB"/>
        </w:rPr>
        <w:t xml:space="preserve"> conclude</w:t>
      </w:r>
      <w:r w:rsidR="008F0C32">
        <w:rPr>
          <w:lang w:val="en-GB"/>
        </w:rPr>
        <w:t xml:space="preserve"> </w:t>
      </w:r>
      <w:r w:rsidR="008C12CF">
        <w:rPr>
          <w:lang w:val="en-GB"/>
        </w:rPr>
        <w:t>predicting consumption</w:t>
      </w:r>
      <w:r w:rsidR="008F0C32">
        <w:rPr>
          <w:lang w:val="en-GB"/>
        </w:rPr>
        <w:t>,</w:t>
      </w:r>
      <w:r w:rsidR="007D4DE6">
        <w:rPr>
          <w:lang w:val="en-GB"/>
        </w:rPr>
        <w:t xml:space="preserve"> the MVLR has the lowest MSE and MAE values.</w:t>
      </w:r>
      <w:r w:rsidR="0024760E">
        <w:rPr>
          <w:lang w:val="en-GB"/>
        </w:rPr>
        <w:t xml:space="preserve"> However</w:t>
      </w:r>
      <w:r w:rsidR="008C12CF">
        <w:rPr>
          <w:lang w:val="en-GB"/>
        </w:rPr>
        <w:t xml:space="preserve"> </w:t>
      </w:r>
      <w:r>
        <w:rPr>
          <w:lang w:val="en-GB"/>
        </w:rPr>
        <w:t>the LSTM has the lowest MAPE value</w:t>
      </w:r>
      <w:r w:rsidR="00CA6E5E">
        <w:rPr>
          <w:lang w:val="en-GB"/>
        </w:rPr>
        <w:t>, which means the lowest percental difference</w:t>
      </w:r>
      <w:r w:rsidR="00651D4D">
        <w:rPr>
          <w:lang w:val="en-GB"/>
        </w:rPr>
        <w:t xml:space="preserve"> between the values</w:t>
      </w:r>
      <w:r>
        <w:rPr>
          <w:lang w:val="en-GB"/>
        </w:rPr>
        <w:t xml:space="preserve">. Therefore it can be concluded that the </w:t>
      </w:r>
      <w:r w:rsidR="0024760E">
        <w:rPr>
          <w:lang w:val="en-GB"/>
        </w:rPr>
        <w:t>MVLR</w:t>
      </w:r>
      <w:r>
        <w:rPr>
          <w:lang w:val="en-GB"/>
        </w:rPr>
        <w:t xml:space="preserve"> has the best global performance, while the LSTM has better hourly predictions than the </w:t>
      </w:r>
      <w:r w:rsidR="0053058B">
        <w:rPr>
          <w:lang w:val="en-GB"/>
        </w:rPr>
        <w:t>MVLR</w:t>
      </w:r>
      <w:r>
        <w:rPr>
          <w:lang w:val="en-GB"/>
        </w:rPr>
        <w:t>.</w:t>
      </w:r>
      <w:r w:rsidR="00C17A25">
        <w:rPr>
          <w:lang w:val="en-GB"/>
        </w:rPr>
        <w:t xml:space="preserve"> This is also </w:t>
      </w:r>
      <w:r w:rsidR="000F4E20">
        <w:rPr>
          <w:lang w:val="en-GB"/>
        </w:rPr>
        <w:t>supported by the distribution</w:t>
      </w:r>
      <w:r w:rsidR="0053058B">
        <w:rPr>
          <w:lang w:val="en-GB"/>
        </w:rPr>
        <w:t>s</w:t>
      </w:r>
      <w:r w:rsidR="000F4E20">
        <w:rPr>
          <w:lang w:val="en-GB"/>
        </w:rPr>
        <w:t xml:space="preserve"> of prediction and </w:t>
      </w:r>
      <w:r w:rsidR="00470F9E">
        <w:rPr>
          <w:lang w:val="en-GB"/>
        </w:rPr>
        <w:t>actual values</w:t>
      </w:r>
      <w:r w:rsidR="00F761CD">
        <w:rPr>
          <w:lang w:val="en-GB"/>
        </w:rPr>
        <w:t xml:space="preserve">. </w:t>
      </w:r>
    </w:p>
    <w:p w14:paraId="5E19925C" w14:textId="01A07723" w:rsidR="00364132" w:rsidRDefault="00566D60" w:rsidP="003D0A30">
      <w:pPr>
        <w:jc w:val="both"/>
        <w:rPr>
          <w:lang w:val="en-GB"/>
        </w:rPr>
      </w:pPr>
      <w:r>
        <w:rPr>
          <w:lang w:val="en-GB"/>
        </w:rPr>
        <w:t xml:space="preserve">To sum up, the </w:t>
      </w:r>
      <w:r w:rsidR="00840258">
        <w:rPr>
          <w:lang w:val="en-GB"/>
        </w:rPr>
        <w:t xml:space="preserve">evaluation metrics show that the </w:t>
      </w:r>
      <w:r w:rsidR="00D91EB1">
        <w:rPr>
          <w:lang w:val="en-GB"/>
        </w:rPr>
        <w:t xml:space="preserve">SVR </w:t>
      </w:r>
      <w:r w:rsidR="00863363">
        <w:rPr>
          <w:lang w:val="en-GB"/>
        </w:rPr>
        <w:t>is most suitable</w:t>
      </w:r>
      <w:r w:rsidR="00D91EB1">
        <w:rPr>
          <w:lang w:val="en-GB"/>
        </w:rPr>
        <w:t xml:space="preserve"> for </w:t>
      </w:r>
      <w:r w:rsidR="00617778">
        <w:rPr>
          <w:lang w:val="en-GB"/>
        </w:rPr>
        <w:t xml:space="preserve">predicting the production. While MVLR </w:t>
      </w:r>
      <w:r w:rsidR="00863363">
        <w:rPr>
          <w:lang w:val="en-GB"/>
        </w:rPr>
        <w:t>is most suitable for predicting consumption. However both</w:t>
      </w:r>
      <w:r w:rsidR="00AC7438">
        <w:rPr>
          <w:lang w:val="en-GB"/>
        </w:rPr>
        <w:t xml:space="preserve"> models </w:t>
      </w:r>
      <w:r w:rsidR="00087787">
        <w:rPr>
          <w:lang w:val="en-GB"/>
        </w:rPr>
        <w:t>contain negative values, which suggests that the</w:t>
      </w:r>
      <w:r w:rsidR="000C6F2C">
        <w:rPr>
          <w:lang w:val="en-GB"/>
        </w:rPr>
        <w:t>se</w:t>
      </w:r>
      <w:r w:rsidR="00087787">
        <w:rPr>
          <w:lang w:val="en-GB"/>
        </w:rPr>
        <w:t xml:space="preserve"> models do not differentiate between datapoints</w:t>
      </w:r>
      <w:r w:rsidR="00413584">
        <w:rPr>
          <w:lang w:val="en-GB"/>
        </w:rPr>
        <w:t xml:space="preserve">. </w:t>
      </w:r>
      <w:r w:rsidR="007B3BB7">
        <w:rPr>
          <w:lang w:val="en-GB"/>
        </w:rPr>
        <w:t>While t</w:t>
      </w:r>
      <w:r w:rsidR="00413584">
        <w:rPr>
          <w:lang w:val="en-GB"/>
        </w:rPr>
        <w:t xml:space="preserve">he LSTM </w:t>
      </w:r>
      <w:r w:rsidR="00C0233E">
        <w:rPr>
          <w:lang w:val="en-GB"/>
        </w:rPr>
        <w:t>does</w:t>
      </w:r>
      <w:r w:rsidR="000A75EE">
        <w:rPr>
          <w:lang w:val="en-GB"/>
        </w:rPr>
        <w:t xml:space="preserve"> differentiates best between datapoints. </w:t>
      </w:r>
      <w:r w:rsidR="00C63122">
        <w:rPr>
          <w:lang w:val="en-GB"/>
        </w:rPr>
        <w:t>The liter</w:t>
      </w:r>
      <w:r w:rsidR="00666E43">
        <w:rPr>
          <w:lang w:val="en-GB"/>
        </w:rPr>
        <w:t xml:space="preserve">ature shows </w:t>
      </w:r>
      <w:r w:rsidR="00F6655B">
        <w:rPr>
          <w:lang w:val="en-GB"/>
        </w:rPr>
        <w:t>and the current findings indicate</w:t>
      </w:r>
      <w:r w:rsidR="00666E43">
        <w:rPr>
          <w:lang w:val="en-GB"/>
        </w:rPr>
        <w:t xml:space="preserve"> that the LSTM</w:t>
      </w:r>
      <w:r w:rsidR="00CA552C">
        <w:rPr>
          <w:lang w:val="en-GB"/>
        </w:rPr>
        <w:t xml:space="preserve"> </w:t>
      </w:r>
      <w:r w:rsidR="006B29C2">
        <w:rPr>
          <w:lang w:val="en-GB"/>
        </w:rPr>
        <w:t>is the most promising</w:t>
      </w:r>
      <w:r w:rsidR="00F6655B">
        <w:rPr>
          <w:lang w:val="en-GB"/>
        </w:rPr>
        <w:t>.</w:t>
      </w:r>
      <w:r w:rsidR="006B29C2">
        <w:rPr>
          <w:lang w:val="en-GB"/>
        </w:rPr>
        <w:t xml:space="preserve"> </w:t>
      </w:r>
      <w:r w:rsidR="000A75EE">
        <w:rPr>
          <w:lang w:val="en-GB"/>
        </w:rPr>
        <w:t xml:space="preserve">However more research is needed to </w:t>
      </w:r>
      <w:r w:rsidR="00D05C98">
        <w:rPr>
          <w:lang w:val="en-GB"/>
        </w:rPr>
        <w:t xml:space="preserve">make a </w:t>
      </w:r>
      <w:r w:rsidR="00E022B2">
        <w:rPr>
          <w:lang w:val="en-GB"/>
        </w:rPr>
        <w:t xml:space="preserve">sound </w:t>
      </w:r>
      <w:r w:rsidR="00ED1017">
        <w:rPr>
          <w:lang w:val="en-GB"/>
        </w:rPr>
        <w:t>conclusion.</w:t>
      </w:r>
    </w:p>
    <w:p w14:paraId="1B20FA81" w14:textId="601A18C1" w:rsidR="00364132" w:rsidRDefault="00364132" w:rsidP="00364132">
      <w:pPr>
        <w:pStyle w:val="Kop1"/>
        <w:rPr>
          <w:lang w:val="en-GB"/>
        </w:rPr>
      </w:pPr>
      <w:r>
        <w:rPr>
          <w:lang w:val="en-GB"/>
        </w:rPr>
        <w:t>Discussion</w:t>
      </w:r>
    </w:p>
    <w:p w14:paraId="2CB81897" w14:textId="0A3FC137" w:rsidR="00364132" w:rsidRDefault="00DB2FB9" w:rsidP="003D0A30">
      <w:pPr>
        <w:jc w:val="both"/>
        <w:rPr>
          <w:lang w:val="en-GB"/>
        </w:rPr>
      </w:pPr>
      <w:r>
        <w:rPr>
          <w:lang w:val="en-GB"/>
        </w:rPr>
        <w:t>All</w:t>
      </w:r>
      <w:r w:rsidR="00D46F32">
        <w:rPr>
          <w:lang w:val="en-GB"/>
        </w:rPr>
        <w:t xml:space="preserve"> models w</w:t>
      </w:r>
      <w:r w:rsidR="00364132">
        <w:rPr>
          <w:lang w:val="en-GB"/>
        </w:rPr>
        <w:t>i</w:t>
      </w:r>
      <w:r w:rsidR="00D46F32">
        <w:rPr>
          <w:lang w:val="en-GB"/>
        </w:rPr>
        <w:t>l</w:t>
      </w:r>
      <w:r w:rsidR="00364132">
        <w:rPr>
          <w:lang w:val="en-GB"/>
        </w:rPr>
        <w:t>l</w:t>
      </w:r>
      <w:r w:rsidR="00D46F32">
        <w:rPr>
          <w:lang w:val="en-GB"/>
        </w:rPr>
        <w:t xml:space="preserve"> </w:t>
      </w:r>
      <w:r w:rsidR="00E601C5">
        <w:rPr>
          <w:lang w:val="en-GB"/>
        </w:rPr>
        <w:t>most probably benefit if</w:t>
      </w:r>
      <w:r w:rsidR="00D46F32">
        <w:rPr>
          <w:lang w:val="en-GB"/>
        </w:rPr>
        <w:t xml:space="preserve"> the peaks in the data can be </w:t>
      </w:r>
      <w:r w:rsidR="000E44ED">
        <w:rPr>
          <w:lang w:val="en-GB"/>
        </w:rPr>
        <w:t>detected</w:t>
      </w:r>
      <w:r w:rsidR="00496408">
        <w:rPr>
          <w:lang w:val="en-GB"/>
        </w:rPr>
        <w:t xml:space="preserve"> and </w:t>
      </w:r>
      <w:r w:rsidR="000E44ED">
        <w:rPr>
          <w:lang w:val="en-GB"/>
        </w:rPr>
        <w:t>predicted</w:t>
      </w:r>
      <w:r w:rsidR="0076749C">
        <w:rPr>
          <w:lang w:val="en-GB"/>
        </w:rPr>
        <w:t xml:space="preserve">, </w:t>
      </w:r>
      <w:r w:rsidR="00F76229">
        <w:rPr>
          <w:lang w:val="en-GB"/>
        </w:rPr>
        <w:t xml:space="preserve">or </w:t>
      </w:r>
      <w:r w:rsidR="000B53C5">
        <w:rPr>
          <w:lang w:val="en-GB"/>
        </w:rPr>
        <w:t xml:space="preserve">so the </w:t>
      </w:r>
      <w:r w:rsidR="00F76229">
        <w:rPr>
          <w:lang w:val="en-GB"/>
        </w:rPr>
        <w:t>models output distributions show</w:t>
      </w:r>
      <w:r w:rsidR="00496408">
        <w:rPr>
          <w:lang w:val="en-GB"/>
        </w:rPr>
        <w:t>.</w:t>
      </w:r>
      <w:r w:rsidR="00A5650D">
        <w:rPr>
          <w:lang w:val="en-GB"/>
        </w:rPr>
        <w:t xml:space="preserve"> </w:t>
      </w:r>
      <w:r w:rsidR="00AA7013">
        <w:rPr>
          <w:lang w:val="en-GB"/>
        </w:rPr>
        <w:t>Due to the stochastic nature of the problem it is difficult to make an sufficient prediction, t</w:t>
      </w:r>
      <w:r w:rsidR="00D3795D">
        <w:rPr>
          <w:lang w:val="en-GB"/>
        </w:rPr>
        <w:t>he</w:t>
      </w:r>
      <w:r w:rsidR="000542E9">
        <w:rPr>
          <w:lang w:val="en-GB"/>
        </w:rPr>
        <w:t>re</w:t>
      </w:r>
      <w:r w:rsidR="00AA7013">
        <w:rPr>
          <w:lang w:val="en-GB"/>
        </w:rPr>
        <w:t>fore</w:t>
      </w:r>
      <w:r w:rsidR="000542E9">
        <w:rPr>
          <w:lang w:val="en-GB"/>
        </w:rPr>
        <w:t xml:space="preserve"> more research </w:t>
      </w:r>
      <w:r w:rsidR="00AA7013">
        <w:rPr>
          <w:lang w:val="en-GB"/>
        </w:rPr>
        <w:t xml:space="preserve">is </w:t>
      </w:r>
      <w:r w:rsidR="000542E9">
        <w:rPr>
          <w:lang w:val="en-GB"/>
        </w:rPr>
        <w:t>needed to make a</w:t>
      </w:r>
      <w:r w:rsidR="00CB1835">
        <w:rPr>
          <w:lang w:val="en-GB"/>
        </w:rPr>
        <w:t xml:space="preserve"> better model.</w:t>
      </w:r>
      <w:r w:rsidR="002643B9">
        <w:rPr>
          <w:lang w:val="en-GB"/>
        </w:rPr>
        <w:t xml:space="preserve"> </w:t>
      </w:r>
    </w:p>
    <w:p w14:paraId="3A4C587B" w14:textId="2236E509" w:rsidR="00806BFA" w:rsidRPr="00122F74" w:rsidRDefault="00364132" w:rsidP="003D0A30">
      <w:pPr>
        <w:jc w:val="both"/>
        <w:rPr>
          <w:lang w:val="en-GB"/>
        </w:rPr>
      </w:pPr>
      <w:r>
        <w:rPr>
          <w:lang w:val="en-GB"/>
        </w:rPr>
        <w:t xml:space="preserve">There is improvement possible with the LSTM, by for example adding a second layer </w:t>
      </w:r>
      <w:sdt>
        <w:sdtPr>
          <w:rPr>
            <w:lang w:val="en-GB"/>
          </w:rPr>
          <w:id w:val="-2146564229"/>
          <w:citation/>
        </w:sdtPr>
        <w:sdtEndPr/>
        <w:sdtContent>
          <w:r>
            <w:rPr>
              <w:lang w:val="en-GB"/>
            </w:rPr>
            <w:fldChar w:fldCharType="begin"/>
          </w:r>
          <w:r>
            <w:rPr>
              <w:lang w:val="en-US"/>
            </w:rPr>
            <w:instrText xml:space="preserve"> CITATION Ami20 \l 1033 </w:instrText>
          </w:r>
          <w:r>
            <w:rPr>
              <w:lang w:val="en-GB"/>
            </w:rPr>
            <w:fldChar w:fldCharType="separate"/>
          </w:r>
          <w:r w:rsidR="00525BFC">
            <w:rPr>
              <w:noProof/>
              <w:lang w:val="en-US"/>
            </w:rPr>
            <w:t>(al A. H., 2020)</w:t>
          </w:r>
          <w:r>
            <w:rPr>
              <w:lang w:val="en-GB"/>
            </w:rPr>
            <w:fldChar w:fldCharType="end"/>
          </w:r>
        </w:sdtContent>
      </w:sdt>
      <w:r>
        <w:rPr>
          <w:lang w:val="en-GB"/>
        </w:rPr>
        <w:t xml:space="preserve">. </w:t>
      </w:r>
      <w:r w:rsidR="00806BFA">
        <w:rPr>
          <w:rFonts w:cstheme="minorHAnsi"/>
          <w:lang w:val="en-GB"/>
        </w:rPr>
        <w:br w:type="page"/>
      </w:r>
    </w:p>
    <w:p w14:paraId="0E530233" w14:textId="1B256F72" w:rsidR="000D7DAF" w:rsidRPr="00BA0AE1" w:rsidRDefault="003D0A30" w:rsidP="00C92FAF">
      <w:pPr>
        <w:pStyle w:val="Kop1"/>
        <w:rPr>
          <w:lang w:val="en-US"/>
        </w:rPr>
      </w:pPr>
      <w:bookmarkStart w:id="411" w:name="_Toc60831428"/>
      <w:bookmarkStart w:id="412" w:name="_Toc60832511"/>
      <w:bookmarkStart w:id="413" w:name="_Toc60839499"/>
      <w:r>
        <w:rPr>
          <w:noProof/>
          <w:lang w:eastAsia="nl-NL"/>
        </w:rPr>
        <w:lastRenderedPageBreak/>
        <w:drawing>
          <wp:anchor distT="0" distB="0" distL="114300" distR="114300" simplePos="0" relativeHeight="251658254" behindDoc="0" locked="0" layoutInCell="1" allowOverlap="1" wp14:anchorId="51381C89" wp14:editId="46CD4C70">
            <wp:simplePos x="0" y="0"/>
            <wp:positionH relativeFrom="column">
              <wp:posOffset>2881861</wp:posOffset>
            </wp:positionH>
            <wp:positionV relativeFrom="paragraph">
              <wp:posOffset>35543</wp:posOffset>
            </wp:positionV>
            <wp:extent cx="3431540" cy="1688465"/>
            <wp:effectExtent l="0" t="0" r="0" b="698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1540" cy="1688465"/>
                    </a:xfrm>
                    <a:prstGeom prst="rect">
                      <a:avLst/>
                    </a:prstGeom>
                  </pic:spPr>
                </pic:pic>
              </a:graphicData>
            </a:graphic>
            <wp14:sizeRelH relativeFrom="margin">
              <wp14:pctWidth>0</wp14:pctWidth>
            </wp14:sizeRelH>
            <wp14:sizeRelV relativeFrom="margin">
              <wp14:pctHeight>0</wp14:pctHeight>
            </wp14:sizeRelV>
          </wp:anchor>
        </w:drawing>
      </w:r>
      <w:r w:rsidR="007A2FBA" w:rsidRPr="004C0D37">
        <w:rPr>
          <w:lang w:val="en-GB"/>
        </w:rPr>
        <w:t>Recommendations</w:t>
      </w:r>
      <w:bookmarkEnd w:id="411"/>
      <w:bookmarkEnd w:id="412"/>
      <w:bookmarkEnd w:id="413"/>
    </w:p>
    <w:p w14:paraId="30BA19C6" w14:textId="6DC462C1" w:rsidR="00B8344D" w:rsidRPr="00E122B6" w:rsidRDefault="004C0D37" w:rsidP="003D0A30">
      <w:pPr>
        <w:jc w:val="both"/>
        <w:rPr>
          <w:rFonts w:cstheme="minorHAnsi"/>
          <w:lang w:val="en-GB"/>
        </w:rPr>
      </w:pPr>
      <w:r>
        <w:rPr>
          <w:noProof/>
          <w:lang w:eastAsia="nl-NL"/>
        </w:rPr>
        <mc:AlternateContent>
          <mc:Choice Requires="wps">
            <w:drawing>
              <wp:anchor distT="0" distB="0" distL="114300" distR="114300" simplePos="0" relativeHeight="251658250" behindDoc="0" locked="0" layoutInCell="1" allowOverlap="1" wp14:anchorId="4DE7C161" wp14:editId="482D008A">
                <wp:simplePos x="0" y="0"/>
                <wp:positionH relativeFrom="column">
                  <wp:posOffset>3220085</wp:posOffset>
                </wp:positionH>
                <wp:positionV relativeFrom="paragraph">
                  <wp:posOffset>1517133</wp:posOffset>
                </wp:positionV>
                <wp:extent cx="2360295" cy="635"/>
                <wp:effectExtent l="0" t="0" r="1905" b="0"/>
                <wp:wrapTopAndBottom/>
                <wp:docPr id="19" name="Tekstvak 19"/>
                <wp:cNvGraphicFramePr/>
                <a:graphic xmlns:a="http://schemas.openxmlformats.org/drawingml/2006/main">
                  <a:graphicData uri="http://schemas.microsoft.com/office/word/2010/wordprocessingShape">
                    <wps:wsp>
                      <wps:cNvSpPr txBox="1"/>
                      <wps:spPr>
                        <a:xfrm>
                          <a:off x="0" y="0"/>
                          <a:ext cx="2360295" cy="635"/>
                        </a:xfrm>
                        <a:prstGeom prst="rect">
                          <a:avLst/>
                        </a:prstGeom>
                        <a:solidFill>
                          <a:prstClr val="white"/>
                        </a:solidFill>
                        <a:ln>
                          <a:noFill/>
                        </a:ln>
                      </wps:spPr>
                      <wps:txbx>
                        <w:txbxContent>
                          <w:p w14:paraId="1CDC87F9" w14:textId="4B3ACF94" w:rsidR="004C0D37" w:rsidRPr="008855D3" w:rsidRDefault="004C0D37" w:rsidP="004C0D37">
                            <w:pPr>
                              <w:pStyle w:val="Bijschrift"/>
                              <w:rPr>
                                <w:lang w:val="en-GB"/>
                              </w:rPr>
                            </w:pPr>
                            <w:r w:rsidRPr="004C0D37">
                              <w:rPr>
                                <w:lang w:val="en-GB"/>
                              </w:rPr>
                              <w:t>Figu</w:t>
                            </w:r>
                            <w:r>
                              <w:rPr>
                                <w:lang w:val="en-GB"/>
                              </w:rPr>
                              <w:t xml:space="preserve">re </w:t>
                            </w:r>
                            <w:r>
                              <w:fldChar w:fldCharType="begin"/>
                            </w:r>
                            <w:r w:rsidRPr="004C0D37">
                              <w:rPr>
                                <w:lang w:val="en-GB"/>
                              </w:rPr>
                              <w:instrText xml:space="preserve"> SEQ Figuur \* ARABIC </w:instrText>
                            </w:r>
                            <w:r>
                              <w:fldChar w:fldCharType="separate"/>
                            </w:r>
                            <w:r w:rsidR="00D2796E">
                              <w:rPr>
                                <w:noProof/>
                                <w:lang w:val="en-GB"/>
                              </w:rPr>
                              <w:t>6</w:t>
                            </w:r>
                            <w:r>
                              <w:fldChar w:fldCharType="end"/>
                            </w:r>
                            <w:r w:rsidRPr="004C0D37">
                              <w:rPr>
                                <w:lang w:val="en-GB"/>
                              </w:rPr>
                              <w:t xml:space="preserve">: </w:t>
                            </w:r>
                            <w:r>
                              <w:rPr>
                                <w:lang w:val="en-GB"/>
                              </w:rPr>
                              <w:t>Hourly basis and its MAE</w:t>
                            </w:r>
                          </w:p>
                          <w:p w14:paraId="23C6D5D7" w14:textId="5359111B" w:rsidR="004C0D37" w:rsidRPr="004C0D37" w:rsidRDefault="004C0D37" w:rsidP="004C0D37">
                            <w:pPr>
                              <w:pStyle w:val="Bijschrift"/>
                              <w:rPr>
                                <w:b/>
                                <w:color w:val="auto"/>
                                <w:lang w:val="en-GB" w:eastAsia="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7C161" id="Tekstvak 19" o:spid="_x0000_s1032" type="#_x0000_t202" style="position:absolute;left:0;text-align:left;margin-left:253.55pt;margin-top:119.45pt;width:185.85pt;height:.0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" stroked="f">
                <v:textbox style="mso-fit-shape-to-text:t" inset="0,0,0,0">
                  <w:txbxContent>
                    <w:p w14:paraId="1CDC87F9" w14:textId="4B3ACF94" w:rsidR="004C0D37" w:rsidRPr="008855D3" w:rsidRDefault="004C0D37" w:rsidP="004C0D37">
                      <w:pPr>
                        <w:pStyle w:val="Bijschrift"/>
                        <w:rPr>
                          <w:lang w:val="en-GB"/>
                        </w:rPr>
                      </w:pPr>
                      <w:r w:rsidRPr="004C0D37">
                        <w:rPr>
                          <w:lang w:val="en-GB"/>
                        </w:rPr>
                        <w:t>Figu</w:t>
                      </w:r>
                      <w:r>
                        <w:rPr>
                          <w:lang w:val="en-GB"/>
                        </w:rPr>
                        <w:t xml:space="preserve">re </w:t>
                      </w:r>
                      <w:r>
                        <w:fldChar w:fldCharType="begin"/>
                      </w:r>
                      <w:r w:rsidRPr="004C0D37">
                        <w:rPr>
                          <w:lang w:val="en-GB"/>
                        </w:rPr>
                        <w:instrText xml:space="preserve"> SEQ Figuur \* ARABIC </w:instrText>
                      </w:r>
                      <w:r>
                        <w:fldChar w:fldCharType="separate"/>
                      </w:r>
                      <w:r w:rsidR="00D2796E">
                        <w:rPr>
                          <w:noProof/>
                          <w:lang w:val="en-GB"/>
                        </w:rPr>
                        <w:t>6</w:t>
                      </w:r>
                      <w:r>
                        <w:fldChar w:fldCharType="end"/>
                      </w:r>
                      <w:r w:rsidRPr="004C0D37">
                        <w:rPr>
                          <w:lang w:val="en-GB"/>
                        </w:rPr>
                        <w:t xml:space="preserve">: </w:t>
                      </w:r>
                      <w:r>
                        <w:rPr>
                          <w:lang w:val="en-GB"/>
                        </w:rPr>
                        <w:t>Hourly basis and its MAE</w:t>
                      </w:r>
                    </w:p>
                    <w:p w14:paraId="23C6D5D7" w14:textId="5359111B" w:rsidR="004C0D37" w:rsidRPr="004C0D37" w:rsidRDefault="004C0D37" w:rsidP="004C0D37">
                      <w:pPr>
                        <w:pStyle w:val="Bijschrift"/>
                        <w:rPr>
                          <w:b/>
                          <w:color w:val="auto"/>
                          <w:lang w:val="en-GB" w:eastAsia="nl-NL"/>
                        </w:rPr>
                      </w:pPr>
                    </w:p>
                  </w:txbxContent>
                </v:textbox>
                <w10:wrap type="topAndBottom"/>
              </v:shape>
            </w:pict>
          </mc:Fallback>
        </mc:AlternateContent>
      </w:r>
      <w:r w:rsidR="0097352F" w:rsidRPr="00BA0AE1">
        <w:rPr>
          <w:rFonts w:cstheme="minorHAnsi"/>
          <w:lang w:val="en-US"/>
        </w:rPr>
        <w:t>W</w:t>
      </w:r>
      <w:r w:rsidR="00AA7827" w:rsidRPr="00BA0AE1">
        <w:rPr>
          <w:rFonts w:cstheme="minorHAnsi"/>
          <w:lang w:val="en-US"/>
        </w:rPr>
        <w:t>hile looking through the data</w:t>
      </w:r>
      <w:r w:rsidR="00AC5470" w:rsidRPr="00BA0AE1">
        <w:rPr>
          <w:rFonts w:cstheme="minorHAnsi"/>
          <w:lang w:val="en-US"/>
        </w:rPr>
        <w:t xml:space="preserve"> we encountered </w:t>
      </w:r>
      <w:r w:rsidR="00354FC7" w:rsidRPr="00BA0AE1">
        <w:rPr>
          <w:rFonts w:cstheme="minorHAnsi"/>
          <w:lang w:val="en-US"/>
        </w:rPr>
        <w:t xml:space="preserve">large spikes </w:t>
      </w:r>
      <w:r w:rsidR="00956C61" w:rsidRPr="00BA0AE1">
        <w:rPr>
          <w:rFonts w:cstheme="minorHAnsi"/>
          <w:lang w:val="en-US"/>
        </w:rPr>
        <w:t xml:space="preserve">in </w:t>
      </w:r>
      <w:r w:rsidR="00284715" w:rsidRPr="00BA0AE1">
        <w:rPr>
          <w:rFonts w:cstheme="minorHAnsi"/>
          <w:lang w:val="en-US"/>
        </w:rPr>
        <w:t xml:space="preserve">energy usage </w:t>
      </w:r>
      <w:r w:rsidR="005E204D" w:rsidRPr="00BA0AE1">
        <w:rPr>
          <w:rFonts w:cstheme="minorHAnsi"/>
          <w:lang w:val="en-US"/>
        </w:rPr>
        <w:t>in somewhat consistent intervals</w:t>
      </w:r>
      <w:commentRangeStart w:id="414"/>
      <w:r w:rsidR="005E204D" w:rsidRPr="00BA0AE1">
        <w:rPr>
          <w:rFonts w:cstheme="minorHAnsi"/>
          <w:lang w:val="en-US"/>
        </w:rPr>
        <w:t xml:space="preserve">. </w:t>
      </w:r>
      <w:commentRangeStart w:id="415"/>
      <w:r w:rsidR="00FC0FA1" w:rsidRPr="00BA0AE1">
        <w:rPr>
          <w:rFonts w:cstheme="minorHAnsi"/>
          <w:lang w:val="en-US"/>
        </w:rPr>
        <w:t xml:space="preserve">After looking in to these spikes we </w:t>
      </w:r>
      <w:r w:rsidR="00241D7D" w:rsidRPr="00BA0AE1">
        <w:rPr>
          <w:rFonts w:cstheme="minorHAnsi"/>
          <w:lang w:val="en-US"/>
        </w:rPr>
        <w:t xml:space="preserve">concluded that the </w:t>
      </w:r>
      <w:r w:rsidR="006464BD" w:rsidRPr="00BA0AE1">
        <w:rPr>
          <w:rFonts w:cstheme="minorHAnsi"/>
          <w:lang w:val="en-US"/>
        </w:rPr>
        <w:t>booster</w:t>
      </w:r>
      <w:r w:rsidR="00241D7D" w:rsidRPr="00BA0AE1">
        <w:rPr>
          <w:rFonts w:cstheme="minorHAnsi"/>
          <w:lang w:val="en-US"/>
        </w:rPr>
        <w:t xml:space="preserve"> was causing these spikes</w:t>
      </w:r>
      <w:r w:rsidR="00345B65" w:rsidRPr="00BA0AE1">
        <w:rPr>
          <w:rFonts w:cstheme="minorHAnsi"/>
          <w:lang w:val="en-US"/>
        </w:rPr>
        <w:t xml:space="preserve"> (figure </w:t>
      </w:r>
      <w:r w:rsidR="00BD740B">
        <w:rPr>
          <w:rFonts w:cstheme="minorHAnsi"/>
          <w:lang w:val="en-US"/>
        </w:rPr>
        <w:t>7</w:t>
      </w:r>
      <w:r w:rsidR="00345B65" w:rsidRPr="00BA0AE1">
        <w:rPr>
          <w:rFonts w:cstheme="minorHAnsi"/>
          <w:lang w:val="en-US"/>
        </w:rPr>
        <w:t>)</w:t>
      </w:r>
      <w:r w:rsidR="00241D7D" w:rsidRPr="00BA0AE1">
        <w:rPr>
          <w:rFonts w:cstheme="minorHAnsi"/>
          <w:lang w:val="en-US"/>
        </w:rPr>
        <w:t xml:space="preserve">. </w:t>
      </w:r>
      <w:commentRangeEnd w:id="415"/>
      <w:r w:rsidR="00C102DE">
        <w:rPr>
          <w:rFonts w:cstheme="minorHAnsi"/>
          <w:lang w:val="en-US"/>
        </w:rPr>
        <w:t>These spikes are indicated in purple</w:t>
      </w:r>
      <w:r w:rsidR="00D8135C">
        <w:rPr>
          <w:rFonts w:cstheme="minorHAnsi"/>
          <w:lang w:val="en-US"/>
        </w:rPr>
        <w:t>.</w:t>
      </w:r>
      <w:r w:rsidR="00241D7D" w:rsidRPr="00BA0AE1">
        <w:rPr>
          <w:rFonts w:cstheme="minorHAnsi"/>
          <w:lang w:val="en-US"/>
        </w:rPr>
        <w:t xml:space="preserve"> </w:t>
      </w:r>
      <w:r w:rsidR="00E9683E" w:rsidRPr="00BA0AE1">
        <w:rPr>
          <w:rStyle w:val="Verwijzingopmerking"/>
          <w:rFonts w:cstheme="minorHAnsi"/>
        </w:rPr>
        <w:commentReference w:id="415"/>
      </w:r>
      <w:commentRangeEnd w:id="414"/>
      <w:r w:rsidR="00A325F1">
        <w:rPr>
          <w:rStyle w:val="Verwijzingopmerking"/>
        </w:rPr>
        <w:commentReference w:id="414"/>
      </w:r>
      <w:r w:rsidR="00F341B0" w:rsidRPr="00BA0AE1">
        <w:rPr>
          <w:rFonts w:cstheme="minorHAnsi"/>
          <w:lang w:val="en-US"/>
        </w:rPr>
        <w:t xml:space="preserve">This was to </w:t>
      </w:r>
      <w:r w:rsidR="00FC60BF" w:rsidRPr="00BA0AE1">
        <w:rPr>
          <w:rFonts w:cstheme="minorHAnsi"/>
          <w:lang w:val="en-US"/>
        </w:rPr>
        <w:t xml:space="preserve">kill of </w:t>
      </w:r>
      <w:r w:rsidR="00687733" w:rsidRPr="00BA0AE1">
        <w:rPr>
          <w:rFonts w:cstheme="minorHAnsi"/>
          <w:lang w:val="en-US"/>
        </w:rPr>
        <w:t>potential Legionella</w:t>
      </w:r>
      <w:r w:rsidR="003E040A" w:rsidRPr="00BA0AE1">
        <w:rPr>
          <w:rFonts w:cstheme="minorHAnsi"/>
          <w:lang w:val="en-US"/>
        </w:rPr>
        <w:t xml:space="preserve"> </w:t>
      </w:r>
      <w:r w:rsidR="002218A1" w:rsidRPr="00BA0AE1">
        <w:rPr>
          <w:rFonts w:cstheme="minorHAnsi"/>
          <w:lang w:val="en-US"/>
        </w:rPr>
        <w:t>bacteria</w:t>
      </w:r>
      <w:r w:rsidR="00B66333" w:rsidRPr="00BA0AE1">
        <w:rPr>
          <w:rFonts w:cstheme="minorHAnsi"/>
          <w:lang w:val="en-US"/>
        </w:rPr>
        <w:t xml:space="preserve">. </w:t>
      </w:r>
      <w:r w:rsidR="007575EE" w:rsidRPr="00BA0AE1">
        <w:rPr>
          <w:rFonts w:cstheme="minorHAnsi"/>
          <w:lang w:val="en-US"/>
        </w:rPr>
        <w:t>The interval between these</w:t>
      </w:r>
      <w:r w:rsidR="007B4BF4" w:rsidRPr="00BA0AE1">
        <w:rPr>
          <w:rFonts w:cstheme="minorHAnsi"/>
          <w:lang w:val="en-US"/>
        </w:rPr>
        <w:t xml:space="preserve"> </w:t>
      </w:r>
      <w:r w:rsidR="00892C2B" w:rsidRPr="00BA0AE1">
        <w:rPr>
          <w:rFonts w:cstheme="minorHAnsi"/>
          <w:lang w:val="en-US"/>
        </w:rPr>
        <w:t xml:space="preserve">spike was inconsistent </w:t>
      </w:r>
      <w:r w:rsidR="004717A7" w:rsidRPr="00BA0AE1">
        <w:rPr>
          <w:rFonts w:cstheme="minorHAnsi"/>
          <w:lang w:val="en-US"/>
        </w:rPr>
        <w:t xml:space="preserve">enough that we noted </w:t>
      </w:r>
      <w:r w:rsidR="002B578E" w:rsidRPr="00BA0AE1">
        <w:rPr>
          <w:rFonts w:cstheme="minorHAnsi"/>
          <w:lang w:val="en-US"/>
        </w:rPr>
        <w:t>an</w:t>
      </w:r>
      <w:r w:rsidR="004717A7" w:rsidRPr="00BA0AE1">
        <w:rPr>
          <w:rFonts w:cstheme="minorHAnsi"/>
          <w:lang w:val="en-US"/>
        </w:rPr>
        <w:t xml:space="preserve"> improvement in </w:t>
      </w:r>
      <w:r w:rsidR="001D2DDF" w:rsidRPr="00BA0AE1">
        <w:rPr>
          <w:rFonts w:cstheme="minorHAnsi"/>
          <w:lang w:val="en-US"/>
        </w:rPr>
        <w:t>the prediction models</w:t>
      </w:r>
      <w:r w:rsidR="00462D56" w:rsidRPr="00BA0AE1">
        <w:rPr>
          <w:rFonts w:cstheme="minorHAnsi"/>
          <w:lang w:val="en-US"/>
        </w:rPr>
        <w:t xml:space="preserve"> </w:t>
      </w:r>
      <w:r w:rsidR="00FA016C" w:rsidRPr="00BA0AE1">
        <w:rPr>
          <w:rFonts w:cstheme="minorHAnsi"/>
          <w:lang w:val="en-US"/>
        </w:rPr>
        <w:t>after we removed</w:t>
      </w:r>
      <w:r w:rsidR="00EC5403" w:rsidRPr="00BA0AE1">
        <w:rPr>
          <w:rFonts w:cstheme="minorHAnsi"/>
          <w:lang w:val="en-US"/>
        </w:rPr>
        <w:t xml:space="preserve"> </w:t>
      </w:r>
      <w:r w:rsidR="000D3D8A" w:rsidRPr="00BA0AE1">
        <w:rPr>
          <w:rFonts w:cstheme="minorHAnsi"/>
          <w:lang w:val="en-US"/>
        </w:rPr>
        <w:t xml:space="preserve">the peaks. </w:t>
      </w:r>
      <w:r w:rsidR="00E76F6F" w:rsidRPr="00BA0AE1">
        <w:rPr>
          <w:rFonts w:cstheme="minorHAnsi"/>
          <w:lang w:val="en-US"/>
        </w:rPr>
        <w:t xml:space="preserve">This is why we suggest to set the booster on a </w:t>
      </w:r>
      <w:r w:rsidR="009D38CC" w:rsidRPr="00BA0AE1">
        <w:rPr>
          <w:rFonts w:cstheme="minorHAnsi"/>
          <w:lang w:val="en-US"/>
        </w:rPr>
        <w:t>consist</w:t>
      </w:r>
      <w:r w:rsidR="00BF6148" w:rsidRPr="00BA0AE1">
        <w:rPr>
          <w:rFonts w:cstheme="minorHAnsi"/>
          <w:lang w:val="en-US"/>
        </w:rPr>
        <w:t xml:space="preserve">ent </w:t>
      </w:r>
      <w:r w:rsidR="002F7DDF" w:rsidRPr="00BA0AE1">
        <w:rPr>
          <w:rFonts w:cstheme="minorHAnsi"/>
          <w:lang w:val="en-US"/>
        </w:rPr>
        <w:t xml:space="preserve">interval. </w:t>
      </w:r>
      <w:commentRangeStart w:id="416"/>
      <w:r w:rsidR="002F7DDF" w:rsidRPr="00BA0AE1">
        <w:rPr>
          <w:rFonts w:cstheme="minorHAnsi"/>
          <w:lang w:val="en-US"/>
        </w:rPr>
        <w:t xml:space="preserve">This </w:t>
      </w:r>
      <w:r w:rsidR="00D8657D" w:rsidRPr="00BA0AE1">
        <w:rPr>
          <w:rFonts w:cstheme="minorHAnsi"/>
          <w:lang w:val="en-US"/>
        </w:rPr>
        <w:t>might</w:t>
      </w:r>
      <w:r w:rsidR="002F7DDF" w:rsidRPr="00BA0AE1">
        <w:rPr>
          <w:rFonts w:cstheme="minorHAnsi"/>
          <w:lang w:val="en-US"/>
        </w:rPr>
        <w:t xml:space="preserve"> help </w:t>
      </w:r>
      <w:r w:rsidR="00C02ACF" w:rsidRPr="00BA0AE1">
        <w:rPr>
          <w:rFonts w:cstheme="minorHAnsi"/>
          <w:lang w:val="en-US"/>
        </w:rPr>
        <w:t xml:space="preserve">the models to identify </w:t>
      </w:r>
      <w:r w:rsidR="00134366" w:rsidRPr="00BA0AE1">
        <w:rPr>
          <w:rFonts w:cstheme="minorHAnsi"/>
          <w:lang w:val="en-US"/>
        </w:rPr>
        <w:t>the peaks</w:t>
      </w:r>
      <w:r w:rsidR="00260069" w:rsidRPr="00BA0AE1">
        <w:rPr>
          <w:rFonts w:cstheme="minorHAnsi"/>
          <w:lang w:val="en-US"/>
        </w:rPr>
        <w:t xml:space="preserve"> in energy</w:t>
      </w:r>
      <w:r w:rsidR="00134366" w:rsidRPr="00BA0AE1">
        <w:rPr>
          <w:rFonts w:cstheme="minorHAnsi"/>
          <w:lang w:val="en-US"/>
        </w:rPr>
        <w:t xml:space="preserve"> that the booster </w:t>
      </w:r>
      <w:r w:rsidR="00A22FB7" w:rsidRPr="00BA0AE1">
        <w:rPr>
          <w:rFonts w:cstheme="minorHAnsi"/>
          <w:lang w:val="en-US"/>
        </w:rPr>
        <w:t>causes</w:t>
      </w:r>
      <w:r w:rsidR="003A1C63" w:rsidRPr="00BA0AE1">
        <w:rPr>
          <w:rFonts w:cstheme="minorHAnsi"/>
          <w:lang w:val="en-US"/>
        </w:rPr>
        <w:t xml:space="preserve"> and</w:t>
      </w:r>
      <w:r w:rsidR="00E03EB1" w:rsidRPr="00BA0AE1">
        <w:rPr>
          <w:rFonts w:cstheme="minorHAnsi"/>
          <w:lang w:val="en-US"/>
        </w:rPr>
        <w:t xml:space="preserve"> thus</w:t>
      </w:r>
      <w:r w:rsidR="003A1C63" w:rsidRPr="00BA0AE1">
        <w:rPr>
          <w:rFonts w:cstheme="minorHAnsi"/>
          <w:lang w:val="en-US"/>
        </w:rPr>
        <w:t xml:space="preserve"> could improve the model</w:t>
      </w:r>
      <w:r w:rsidR="00E03EB1" w:rsidRPr="00BA0AE1">
        <w:rPr>
          <w:rFonts w:cstheme="minorHAnsi"/>
          <w:lang w:val="en-US"/>
        </w:rPr>
        <w:t>.</w:t>
      </w:r>
      <w:commentRangeEnd w:id="416"/>
      <w:r w:rsidR="00D904F3" w:rsidRPr="00BA0AE1">
        <w:rPr>
          <w:rStyle w:val="Verwijzingopmerking"/>
          <w:rFonts w:cstheme="minorHAnsi"/>
        </w:rPr>
        <w:commentReference w:id="416"/>
      </w:r>
    </w:p>
    <w:p w14:paraId="13E1C9D4" w14:textId="2D314317" w:rsidR="00D8657D" w:rsidRPr="00FC055B" w:rsidRDefault="00360CE5" w:rsidP="003D0A30">
      <w:pPr>
        <w:jc w:val="both"/>
        <w:rPr>
          <w:rFonts w:cstheme="minorHAnsi"/>
          <w:lang w:val="en-US"/>
        </w:rPr>
      </w:pPr>
      <w:commentRangeStart w:id="417"/>
      <w:commentRangeStart w:id="418"/>
      <w:commentRangeEnd w:id="417"/>
      <w:r>
        <w:rPr>
          <w:rStyle w:val="Verwijzingopmerking"/>
        </w:rPr>
        <w:commentReference w:id="417"/>
      </w:r>
      <w:commentRangeEnd w:id="418"/>
      <w:r>
        <w:rPr>
          <w:rStyle w:val="Verwijzingopmerking"/>
        </w:rPr>
        <w:commentReference w:id="418"/>
      </w:r>
      <w:r w:rsidR="00BD1AFD" w:rsidRPr="00BA0AE1">
        <w:rPr>
          <w:rFonts w:cstheme="minorHAnsi"/>
          <w:lang w:val="en-US"/>
        </w:rPr>
        <w:t xml:space="preserve">After some testing it also appeared that the </w:t>
      </w:r>
      <w:r w:rsidR="00663686" w:rsidRPr="00BA0AE1">
        <w:rPr>
          <w:rFonts w:cstheme="minorHAnsi"/>
          <w:lang w:val="en-US"/>
        </w:rPr>
        <w:t>interval in which the model pred</w:t>
      </w:r>
      <w:r w:rsidR="004073C9" w:rsidRPr="00BA0AE1">
        <w:rPr>
          <w:rFonts w:cstheme="minorHAnsi"/>
          <w:lang w:val="en-US"/>
        </w:rPr>
        <w:t xml:space="preserve">icts also </w:t>
      </w:r>
      <w:r w:rsidR="00AD7522" w:rsidRPr="00BA0AE1">
        <w:rPr>
          <w:rFonts w:cstheme="minorHAnsi"/>
          <w:lang w:val="en-US"/>
        </w:rPr>
        <w:t>effects the accuracy of the model</w:t>
      </w:r>
      <w:r w:rsidR="00D13C56" w:rsidRPr="00BA0AE1">
        <w:rPr>
          <w:rFonts w:cstheme="minorHAnsi"/>
          <w:lang w:val="en-US"/>
        </w:rPr>
        <w:t xml:space="preserve"> </w:t>
      </w:r>
      <w:commentRangeStart w:id="419"/>
      <w:r w:rsidR="00D13C56" w:rsidRPr="00BA0AE1">
        <w:rPr>
          <w:rFonts w:cstheme="minorHAnsi"/>
          <w:lang w:val="en-US"/>
        </w:rPr>
        <w:t xml:space="preserve">(figure </w:t>
      </w:r>
      <w:r w:rsidR="00BD740B">
        <w:rPr>
          <w:rFonts w:cstheme="minorHAnsi"/>
          <w:lang w:val="en-US"/>
        </w:rPr>
        <w:t>6</w:t>
      </w:r>
      <w:r w:rsidR="00D13C56" w:rsidRPr="00BA0AE1">
        <w:rPr>
          <w:rFonts w:cstheme="minorHAnsi"/>
          <w:lang w:val="en-US"/>
        </w:rPr>
        <w:t>)</w:t>
      </w:r>
      <w:commentRangeEnd w:id="419"/>
      <w:r w:rsidR="0051684C" w:rsidRPr="00BA0AE1">
        <w:rPr>
          <w:rStyle w:val="Verwijzingopmerking"/>
          <w:rFonts w:cstheme="minorHAnsi"/>
        </w:rPr>
        <w:commentReference w:id="419"/>
      </w:r>
      <w:r w:rsidR="00D13C56" w:rsidRPr="00BA0AE1">
        <w:rPr>
          <w:rFonts w:cstheme="minorHAnsi"/>
          <w:lang w:val="en-US"/>
        </w:rPr>
        <w:t xml:space="preserve">. It might be worth looking </w:t>
      </w:r>
      <w:r w:rsidR="00980982" w:rsidRPr="00BA0AE1">
        <w:rPr>
          <w:rFonts w:cstheme="minorHAnsi"/>
          <w:lang w:val="en-US"/>
        </w:rPr>
        <w:t xml:space="preserve">more deeply in this interval to </w:t>
      </w:r>
      <w:r w:rsidR="0051684C" w:rsidRPr="00BA0AE1">
        <w:rPr>
          <w:rFonts w:cstheme="minorHAnsi"/>
          <w:lang w:val="en-US"/>
        </w:rPr>
        <w:t>achieve</w:t>
      </w:r>
      <w:r w:rsidR="00026515" w:rsidRPr="00BA0AE1">
        <w:rPr>
          <w:rFonts w:cstheme="minorHAnsi"/>
          <w:lang w:val="en-US"/>
        </w:rPr>
        <w:t xml:space="preserve"> better results than the 1 hour </w:t>
      </w:r>
      <w:r w:rsidR="00CB122F" w:rsidRPr="00BA0AE1">
        <w:rPr>
          <w:rFonts w:cstheme="minorHAnsi"/>
          <w:lang w:val="en-US"/>
        </w:rPr>
        <w:t>interval</w:t>
      </w:r>
      <w:r w:rsidR="00026515" w:rsidRPr="00BA0AE1">
        <w:rPr>
          <w:rFonts w:cstheme="minorHAnsi"/>
          <w:lang w:val="en-US"/>
        </w:rPr>
        <w:t xml:space="preserve"> </w:t>
      </w:r>
      <w:r w:rsidR="00CB122F" w:rsidRPr="00BA0AE1">
        <w:rPr>
          <w:rFonts w:cstheme="minorHAnsi"/>
          <w:lang w:val="en-US"/>
        </w:rPr>
        <w:t xml:space="preserve">that was </w:t>
      </w:r>
      <w:r w:rsidR="0051684C" w:rsidRPr="00BA0AE1">
        <w:rPr>
          <w:rFonts w:cstheme="minorHAnsi"/>
          <w:lang w:val="en-US"/>
        </w:rPr>
        <w:t>used</w:t>
      </w:r>
      <w:r w:rsidR="00CB122F" w:rsidRPr="00BA0AE1">
        <w:rPr>
          <w:rFonts w:cstheme="minorHAnsi"/>
          <w:lang w:val="en-US"/>
        </w:rPr>
        <w:t xml:space="preserve"> in </w:t>
      </w:r>
      <w:r w:rsidR="000B7BE1" w:rsidRPr="00BA0AE1">
        <w:rPr>
          <w:rFonts w:cstheme="minorHAnsi"/>
          <w:lang w:val="en-US"/>
        </w:rPr>
        <w:t xml:space="preserve">this </w:t>
      </w:r>
      <w:r w:rsidR="0051684C" w:rsidRPr="00BA0AE1">
        <w:rPr>
          <w:rFonts w:cstheme="minorHAnsi"/>
          <w:lang w:val="en-US"/>
        </w:rPr>
        <w:t>paper.</w:t>
      </w:r>
      <w:r w:rsidR="000B7BE1" w:rsidRPr="00BA0AE1">
        <w:rPr>
          <w:rFonts w:cstheme="minorHAnsi"/>
          <w:lang w:val="en-US"/>
        </w:rPr>
        <w:t xml:space="preserve"> </w:t>
      </w:r>
    </w:p>
    <w:p w14:paraId="0037B0C9" w14:textId="6307E32A" w:rsidR="003D0A30" w:rsidRDefault="00F33EC7" w:rsidP="003D0A30">
      <w:pPr>
        <w:spacing w:after="0" w:line="240" w:lineRule="auto"/>
        <w:jc w:val="both"/>
        <w:rPr>
          <w:rFonts w:cstheme="minorHAnsi"/>
          <w:lang w:val="en-US"/>
        </w:rPr>
      </w:pPr>
      <w:commentRangeStart w:id="420"/>
      <w:commentRangeEnd w:id="420"/>
      <w:r>
        <w:rPr>
          <w:rStyle w:val="Verwijzingopmerking"/>
        </w:rPr>
        <w:commentReference w:id="420"/>
      </w:r>
      <w:r w:rsidR="00E273CB" w:rsidRPr="00BA0AE1">
        <w:rPr>
          <w:rFonts w:cstheme="minorHAnsi"/>
          <w:lang w:val="en-US"/>
        </w:rPr>
        <w:t xml:space="preserve">One of the problems </w:t>
      </w:r>
      <w:r w:rsidR="00FB7B8A" w:rsidRPr="00BA0AE1">
        <w:rPr>
          <w:rFonts w:cstheme="minorHAnsi"/>
          <w:lang w:val="en-US"/>
        </w:rPr>
        <w:t xml:space="preserve">that occurred while </w:t>
      </w:r>
      <w:r w:rsidR="00891C4E" w:rsidRPr="00BA0AE1">
        <w:rPr>
          <w:rFonts w:cstheme="minorHAnsi"/>
          <w:lang w:val="en-US"/>
        </w:rPr>
        <w:t>creating the models</w:t>
      </w:r>
      <w:r w:rsidR="006D51D7" w:rsidRPr="00BA0AE1">
        <w:rPr>
          <w:rFonts w:cstheme="minorHAnsi"/>
          <w:lang w:val="en-US"/>
        </w:rPr>
        <w:t xml:space="preserve"> was inconsistent peaks and predicting these peaks. </w:t>
      </w:r>
      <w:r w:rsidR="00AC5BEC">
        <w:rPr>
          <w:rFonts w:cstheme="minorHAnsi"/>
          <w:lang w:val="en-US"/>
        </w:rPr>
        <w:t>I</w:t>
      </w:r>
      <w:r w:rsidR="00715635">
        <w:rPr>
          <w:rFonts w:cstheme="minorHAnsi"/>
          <w:lang w:val="en-US"/>
        </w:rPr>
        <w:t xml:space="preserve">t may be worth it to </w:t>
      </w:r>
      <w:r w:rsidR="00C02E3E">
        <w:rPr>
          <w:rFonts w:cstheme="minorHAnsi"/>
          <w:lang w:val="en-US"/>
        </w:rPr>
        <w:t xml:space="preserve">see if models benefit from </w:t>
      </w:r>
      <w:r w:rsidR="001F162F">
        <w:rPr>
          <w:rFonts w:cstheme="minorHAnsi"/>
          <w:lang w:val="en-US"/>
        </w:rPr>
        <w:t>a separate model that predicts peaks or other means to detect these.</w:t>
      </w:r>
    </w:p>
    <w:p w14:paraId="63C454B9" w14:textId="72FCE0F1" w:rsidR="008E0B2D" w:rsidRPr="00C92FAF" w:rsidRDefault="004C0D37" w:rsidP="00C92FAF">
      <w:pPr>
        <w:rPr>
          <w:rFonts w:cstheme="minorHAnsi"/>
          <w:lang w:val="en-US"/>
        </w:rPr>
      </w:pPr>
      <w:r>
        <w:rPr>
          <w:noProof/>
          <w:lang w:eastAsia="nl-NL"/>
        </w:rPr>
        <mc:AlternateContent>
          <mc:Choice Requires="wps">
            <w:drawing>
              <wp:anchor distT="0" distB="0" distL="114300" distR="114300" simplePos="0" relativeHeight="251658251" behindDoc="0" locked="0" layoutInCell="1" allowOverlap="1" wp14:anchorId="2E4B4A98" wp14:editId="281B3D2C">
                <wp:simplePos x="0" y="0"/>
                <wp:positionH relativeFrom="column">
                  <wp:posOffset>36830</wp:posOffset>
                </wp:positionH>
                <wp:positionV relativeFrom="paragraph">
                  <wp:posOffset>4027229</wp:posOffset>
                </wp:positionV>
                <wp:extent cx="6081395" cy="635"/>
                <wp:effectExtent l="0" t="0" r="0" b="0"/>
                <wp:wrapSquare wrapText="bothSides"/>
                <wp:docPr id="21" name="Tekstvak 21"/>
                <wp:cNvGraphicFramePr/>
                <a:graphic xmlns:a="http://schemas.openxmlformats.org/drawingml/2006/main">
                  <a:graphicData uri="http://schemas.microsoft.com/office/word/2010/wordprocessingShape">
                    <wps:wsp>
                      <wps:cNvSpPr txBox="1"/>
                      <wps:spPr>
                        <a:xfrm>
                          <a:off x="0" y="0"/>
                          <a:ext cx="6081395" cy="635"/>
                        </a:xfrm>
                        <a:prstGeom prst="rect">
                          <a:avLst/>
                        </a:prstGeom>
                        <a:solidFill>
                          <a:prstClr val="white"/>
                        </a:solidFill>
                        <a:ln>
                          <a:noFill/>
                        </a:ln>
                      </wps:spPr>
                      <wps:txbx>
                        <w:txbxContent>
                          <w:p w14:paraId="56D1B7A9" w14:textId="2A7EEEA5" w:rsidR="004C0D37" w:rsidRPr="004C0D37" w:rsidRDefault="004C0D37" w:rsidP="004C0D37">
                            <w:pPr>
                              <w:pStyle w:val="Bijschrift"/>
                              <w:rPr>
                                <w:lang w:val="en-GB"/>
                              </w:rPr>
                            </w:pPr>
                            <w:r w:rsidRPr="004C0D37">
                              <w:rPr>
                                <w:lang w:val="en-GB"/>
                              </w:rPr>
                              <w:t>Figu</w:t>
                            </w:r>
                            <w:r>
                              <w:rPr>
                                <w:lang w:val="en-GB"/>
                              </w:rPr>
                              <w:t>re</w:t>
                            </w:r>
                            <w:r w:rsidRPr="004C0D37">
                              <w:rPr>
                                <w:lang w:val="en-GB"/>
                              </w:rPr>
                              <w:t xml:space="preserve"> </w:t>
                            </w:r>
                            <w:r w:rsidR="00BD740B">
                              <w:rPr>
                                <w:lang w:val="en-GB"/>
                              </w:rPr>
                              <w:t>7</w:t>
                            </w:r>
                            <w:r w:rsidR="00BD740B" w:rsidRPr="004C0D37">
                              <w:rPr>
                                <w:lang w:val="en-GB"/>
                              </w:rPr>
                              <w:t>:</w:t>
                            </w:r>
                            <w:r w:rsidRPr="004C0D37">
                              <w:rPr>
                                <w:lang w:val="en-GB"/>
                              </w:rPr>
                              <w:t xml:space="preserve"> </w:t>
                            </w:r>
                            <w:r>
                              <w:rPr>
                                <w:lang w:val="en-GB"/>
                              </w:rPr>
                              <w:t>Energy use of house #37 categorised by appliances that use energy over a period of 3 weeks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B4A98" id="Tekstvak 21" o:spid="_x0000_s1033" type="#_x0000_t202" style="position:absolute;margin-left:2.9pt;margin-top:317.1pt;width:478.8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" stroked="f">
                <v:textbox style="mso-fit-shape-to-text:t" inset="0,0,0,0">
                  <w:txbxContent>
                    <w:p w14:paraId="56D1B7A9" w14:textId="2A7EEEA5" w:rsidR="004C0D37" w:rsidRPr="004C0D37" w:rsidRDefault="004C0D37" w:rsidP="004C0D37">
                      <w:pPr>
                        <w:pStyle w:val="Bijschrift"/>
                        <w:rPr>
                          <w:lang w:val="en-GB"/>
                        </w:rPr>
                      </w:pPr>
                      <w:r w:rsidRPr="004C0D37">
                        <w:rPr>
                          <w:lang w:val="en-GB"/>
                        </w:rPr>
                        <w:t>Figu</w:t>
                      </w:r>
                      <w:r>
                        <w:rPr>
                          <w:lang w:val="en-GB"/>
                        </w:rPr>
                        <w:t>re</w:t>
                      </w:r>
                      <w:r w:rsidRPr="004C0D37">
                        <w:rPr>
                          <w:lang w:val="en-GB"/>
                        </w:rPr>
                        <w:t xml:space="preserve"> </w:t>
                      </w:r>
                      <w:r w:rsidR="00BD740B">
                        <w:rPr>
                          <w:lang w:val="en-GB"/>
                        </w:rPr>
                        <w:t>7</w:t>
                      </w:r>
                      <w:r w:rsidR="00BD740B" w:rsidRPr="004C0D37">
                        <w:rPr>
                          <w:lang w:val="en-GB"/>
                        </w:rPr>
                        <w:t>:</w:t>
                      </w:r>
                      <w:r w:rsidRPr="004C0D37">
                        <w:rPr>
                          <w:lang w:val="en-GB"/>
                        </w:rPr>
                        <w:t xml:space="preserve"> </w:t>
                      </w:r>
                      <w:r>
                        <w:rPr>
                          <w:lang w:val="en-GB"/>
                        </w:rPr>
                        <w:t>Energy use of house #37 categorised by appliances that use energy over a period of 3 weeks</w:t>
                      </w:r>
                    </w:p>
                  </w:txbxContent>
                </v:textbox>
                <w10:wrap type="square"/>
              </v:shape>
            </w:pict>
          </mc:Fallback>
        </mc:AlternateContent>
      </w:r>
      <w:r w:rsidR="003D0A30">
        <w:rPr>
          <w:noProof/>
          <w:lang w:eastAsia="nl-NL"/>
        </w:rPr>
        <w:drawing>
          <wp:anchor distT="0" distB="0" distL="114300" distR="114300" simplePos="0" relativeHeight="251658244" behindDoc="0" locked="0" layoutInCell="1" allowOverlap="1" wp14:anchorId="6AE4C3AF" wp14:editId="5492C5E7">
            <wp:simplePos x="0" y="0"/>
            <wp:positionH relativeFrom="margin">
              <wp:posOffset>-175260</wp:posOffset>
            </wp:positionH>
            <wp:positionV relativeFrom="margin">
              <wp:posOffset>5470946</wp:posOffset>
            </wp:positionV>
            <wp:extent cx="6081395" cy="3039745"/>
            <wp:effectExtent l="0" t="0" r="0" b="825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139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A30">
        <w:rPr>
          <w:rFonts w:cstheme="minorHAnsi"/>
          <w:lang w:val="en-US"/>
        </w:rPr>
        <w:br w:type="page"/>
      </w:r>
    </w:p>
    <w:bookmarkStart w:id="421" w:name="_Toc60839504" w:displacedByCustomXml="next"/>
    <w:sdt>
      <w:sdtPr>
        <w:rPr>
          <w:rFonts w:asciiTheme="minorHAnsi" w:eastAsiaTheme="minorHAnsi" w:hAnsiTheme="minorHAnsi" w:cstheme="minorHAnsi"/>
          <w:b w:val="0"/>
          <w:sz w:val="22"/>
          <w:szCs w:val="22"/>
        </w:rPr>
        <w:id w:val="-1234467221"/>
        <w:docPartObj>
          <w:docPartGallery w:val="Bibliographies"/>
          <w:docPartUnique/>
        </w:docPartObj>
      </w:sdtPr>
      <w:sdtEndPr>
        <w:rPr>
          <w:rFonts w:ascii="Arial" w:hAnsi="Arial"/>
          <w:sz w:val="20"/>
        </w:rPr>
      </w:sdtEndPr>
      <w:sdtContent>
        <w:p w14:paraId="30B4FCAB" w14:textId="41F292CC" w:rsidR="00F06DD9" w:rsidRPr="00BA0AE1" w:rsidRDefault="00F06DD9">
          <w:pPr>
            <w:pStyle w:val="Kop1"/>
            <w:rPr>
              <w:rFonts w:asciiTheme="minorHAnsi" w:hAnsiTheme="minorHAnsi" w:cstheme="minorHAnsi"/>
              <w:lang w:val="en-US"/>
            </w:rPr>
          </w:pPr>
          <w:r w:rsidRPr="00BA0AE1">
            <w:rPr>
              <w:rFonts w:asciiTheme="minorHAnsi" w:hAnsiTheme="minorHAnsi" w:cstheme="minorHAnsi"/>
              <w:lang w:val="en-US"/>
            </w:rPr>
            <w:t>References</w:t>
          </w:r>
          <w:bookmarkEnd w:id="421"/>
        </w:p>
        <w:sdt>
          <w:sdtPr>
            <w:rPr>
              <w:rFonts w:cstheme="minorHAnsi"/>
            </w:rPr>
            <w:id w:val="-573587230"/>
            <w:bibliography/>
          </w:sdtPr>
          <w:sdtEndPr/>
          <w:sdtContent>
            <w:p w14:paraId="55E56B81" w14:textId="77777777" w:rsidR="00C74AD7" w:rsidRDefault="00F06DD9" w:rsidP="00CD290C">
              <w:pPr>
                <w:pStyle w:val="Bibliografie"/>
                <w:ind w:left="720" w:hanging="720"/>
                <w:jc w:val="both"/>
                <w:rPr>
                  <w:noProof/>
                  <w:sz w:val="24"/>
                  <w:szCs w:val="24"/>
                  <w:lang w:val="en-US"/>
                </w:rPr>
              </w:pPr>
              <w:r w:rsidRPr="00BA0AE1">
                <w:rPr>
                  <w:rFonts w:cstheme="minorHAnsi"/>
                </w:rPr>
                <w:fldChar w:fldCharType="begin"/>
              </w:r>
              <w:r w:rsidRPr="00BA0AE1">
                <w:rPr>
                  <w:rFonts w:cstheme="minorHAnsi"/>
                  <w:lang w:val="en-US"/>
                </w:rPr>
                <w:instrText xml:space="preserve"> BIBLIOGRAPHY </w:instrText>
              </w:r>
              <w:r w:rsidRPr="00BA0AE1">
                <w:rPr>
                  <w:rFonts w:cstheme="minorHAnsi"/>
                </w:rPr>
                <w:fldChar w:fldCharType="separate"/>
              </w:r>
              <w:r w:rsidR="00C74AD7">
                <w:rPr>
                  <w:noProof/>
                  <w:lang w:val="en-US"/>
                </w:rPr>
                <w:t xml:space="preserve">al, A. H. (2020). Short-term energy use prediction of solar-assisted water heating system: Application case of combined attention-based LSTM and time-series. </w:t>
              </w:r>
              <w:r w:rsidR="00C74AD7">
                <w:rPr>
                  <w:i/>
                  <w:iCs/>
                  <w:noProof/>
                  <w:lang w:val="en-US"/>
                </w:rPr>
                <w:t>Solar Energy 207</w:t>
              </w:r>
              <w:r w:rsidR="00C74AD7">
                <w:rPr>
                  <w:noProof/>
                  <w:lang w:val="en-US"/>
                </w:rPr>
                <w:t>, 626-639.</w:t>
              </w:r>
            </w:p>
            <w:p w14:paraId="5D5A1006" w14:textId="77777777" w:rsidR="00C74AD7" w:rsidRDefault="00C74AD7" w:rsidP="00C74AD7">
              <w:pPr>
                <w:pStyle w:val="Bibliografie"/>
                <w:ind w:left="720" w:hanging="720"/>
                <w:rPr>
                  <w:noProof/>
                  <w:lang w:val="en-US"/>
                </w:rPr>
              </w:pPr>
              <w:r>
                <w:rPr>
                  <w:noProof/>
                  <w:lang w:val="en-US"/>
                </w:rPr>
                <w:t xml:space="preserve">al, K. X. (2019). Short-term Time Series Data Prediction of Power Consumption Based. </w:t>
              </w:r>
              <w:r>
                <w:rPr>
                  <w:i/>
                  <w:iCs/>
                  <w:noProof/>
                  <w:lang w:val="en-US"/>
                </w:rPr>
                <w:t>IOP Conference Series: Materials Science and Engineering</w:t>
              </w:r>
              <w:r>
                <w:rPr>
                  <w:noProof/>
                  <w:lang w:val="en-US"/>
                </w:rPr>
                <w:t>, 646.</w:t>
              </w:r>
            </w:p>
            <w:p w14:paraId="6325A00D" w14:textId="77777777" w:rsidR="00C74AD7" w:rsidRDefault="00C74AD7" w:rsidP="00CD290C">
              <w:pPr>
                <w:pStyle w:val="Bibliografie"/>
                <w:ind w:left="720" w:hanging="720"/>
                <w:jc w:val="both"/>
                <w:rPr>
                  <w:noProof/>
                  <w:lang w:val="en-US"/>
                </w:rPr>
              </w:pPr>
              <w:r>
                <w:rPr>
                  <w:noProof/>
                  <w:lang w:val="en-US"/>
                </w:rPr>
                <w:t xml:space="preserve">Azhar Mat Daut, M., Yusri Hassan, M., Abdullah, H., Yusri Hassan, M., Abdul Rahman, H., Pauzi Abdullah, M., &amp; Hussin, F. (n.d.). Buildingelectrical energy consumption forecasting analysis using conventional andartificial intelligence methods: A review. </w:t>
              </w:r>
              <w:r>
                <w:rPr>
                  <w:i/>
                  <w:iCs/>
                  <w:noProof/>
                  <w:lang w:val="en-US"/>
                </w:rPr>
                <w:t>Elsevier</w:t>
              </w:r>
              <w:r>
                <w:rPr>
                  <w:noProof/>
                  <w:lang w:val="en-US"/>
                </w:rPr>
                <w:t>. Retrieved from ScienceDirect.</w:t>
              </w:r>
            </w:p>
            <w:p w14:paraId="357A05D0" w14:textId="77777777" w:rsidR="00C74AD7" w:rsidRDefault="00C74AD7" w:rsidP="00CD290C">
              <w:pPr>
                <w:pStyle w:val="Bibliografie"/>
                <w:ind w:left="720" w:hanging="720"/>
                <w:jc w:val="both"/>
                <w:rPr>
                  <w:noProof/>
                  <w:lang w:val="en-US"/>
                </w:rPr>
              </w:pPr>
              <w:r>
                <w:rPr>
                  <w:noProof/>
                  <w:lang w:val="en-US"/>
                </w:rPr>
                <w:t xml:space="preserve">Fan, C., Xiao, F., &amp; Wang, S. (n.d.). Development of prediction models for next-day building energy consumption and peak power demand using data mining techniques. </w:t>
              </w:r>
              <w:r>
                <w:rPr>
                  <w:i/>
                  <w:iCs/>
                  <w:noProof/>
                  <w:lang w:val="en-US"/>
                </w:rPr>
                <w:t>Elsevier</w:t>
              </w:r>
              <w:r>
                <w:rPr>
                  <w:noProof/>
                  <w:lang w:val="en-US"/>
                </w:rPr>
                <w:t>. Retrieved from ScienceDirect.</w:t>
              </w:r>
            </w:p>
            <w:p w14:paraId="253DD667" w14:textId="77777777" w:rsidR="00C74AD7" w:rsidRDefault="00C74AD7" w:rsidP="00CD290C">
              <w:pPr>
                <w:pStyle w:val="Bibliografie"/>
                <w:ind w:left="720" w:hanging="720"/>
                <w:jc w:val="both"/>
                <w:rPr>
                  <w:noProof/>
                  <w:lang w:val="en-US"/>
                </w:rPr>
              </w:pPr>
              <w:r>
                <w:rPr>
                  <w:noProof/>
                  <w:lang w:val="en-US"/>
                </w:rPr>
                <w:t xml:space="preserve">Jana, R., Ghosh, I., &amp; Sanyal, M. (n.d.). A granular deep learning approach for predicting energy consumption. </w:t>
              </w:r>
              <w:r>
                <w:rPr>
                  <w:i/>
                  <w:iCs/>
                  <w:noProof/>
                  <w:lang w:val="en-US"/>
                </w:rPr>
                <w:t>Elsevier</w:t>
              </w:r>
              <w:r>
                <w:rPr>
                  <w:noProof/>
                  <w:lang w:val="en-US"/>
                </w:rPr>
                <w:t>. Retrieved from ScienceDirect.</w:t>
              </w:r>
            </w:p>
            <w:p w14:paraId="5056FF17" w14:textId="77777777" w:rsidR="00C74AD7" w:rsidRDefault="00C74AD7" w:rsidP="00CD290C">
              <w:pPr>
                <w:pStyle w:val="Bibliografie"/>
                <w:ind w:left="720" w:hanging="720"/>
                <w:jc w:val="both"/>
                <w:rPr>
                  <w:noProof/>
                  <w:lang w:val="en-US"/>
                </w:rPr>
              </w:pPr>
              <w:r>
                <w:rPr>
                  <w:noProof/>
                  <w:lang w:val="en-US"/>
                </w:rPr>
                <w:t xml:space="preserve">Khan, P. W., Byun, Y.-C., Lee, S.-J., Kang, D.-H., Kang, J.-Y., &amp; Park, H.-S. (2020). Machine Learning-Based Approach to Predict Energy Consumption of Renewable and Nonrenewable Power Sources. </w:t>
              </w:r>
              <w:r>
                <w:rPr>
                  <w:i/>
                  <w:iCs/>
                  <w:noProof/>
                  <w:lang w:val="en-US"/>
                </w:rPr>
                <w:t>Energies</w:t>
              </w:r>
              <w:r>
                <w:rPr>
                  <w:noProof/>
                  <w:lang w:val="en-US"/>
                </w:rPr>
                <w:t>. Retrieved from MDPI.</w:t>
              </w:r>
            </w:p>
            <w:p w14:paraId="3484EEBF" w14:textId="77777777" w:rsidR="00C74AD7" w:rsidRDefault="00C74AD7" w:rsidP="00CD290C">
              <w:pPr>
                <w:pStyle w:val="Bibliografie"/>
                <w:ind w:left="720" w:hanging="720"/>
                <w:jc w:val="both"/>
                <w:rPr>
                  <w:noProof/>
                  <w:lang w:val="en-US"/>
                </w:rPr>
              </w:pPr>
              <w:r>
                <w:rPr>
                  <w:noProof/>
                  <w:lang w:val="en-US"/>
                </w:rPr>
                <w:t xml:space="preserve">Khovalyg, D., &amp; Heidari, A. (2020). Short-term energy use prediction of solar-assisted water heating system: Application case of combined attention-based LSTM and time-series decomposition. </w:t>
              </w:r>
              <w:r>
                <w:rPr>
                  <w:i/>
                  <w:iCs/>
                  <w:noProof/>
                  <w:lang w:val="en-US"/>
                </w:rPr>
                <w:t>Elsevier</w:t>
              </w:r>
              <w:r>
                <w:rPr>
                  <w:noProof/>
                  <w:lang w:val="en-US"/>
                </w:rPr>
                <w:t>. Retrieved from ScienceDirect.</w:t>
              </w:r>
            </w:p>
            <w:p w14:paraId="6AC7E39C" w14:textId="77777777" w:rsidR="00C74AD7" w:rsidRPr="004867FF" w:rsidRDefault="00C74AD7" w:rsidP="00C74AD7">
              <w:pPr>
                <w:pStyle w:val="Bibliografie"/>
                <w:ind w:left="720" w:hanging="720"/>
                <w:rPr>
                  <w:noProof/>
                  <w:rPrChange w:id="422" w:author="Bhwash, J.Y. el (16095065)" w:date="2021-01-14T15:35:00Z">
                    <w:rPr>
                      <w:noProof/>
                      <w:lang w:val="en-US"/>
                    </w:rPr>
                  </w:rPrChange>
                </w:rPr>
              </w:pPr>
              <w:r>
                <w:rPr>
                  <w:noProof/>
                  <w:lang w:val="en-US"/>
                </w:rPr>
                <w:t xml:space="preserve">Kim, T.-Y., &amp; Cho, S.-B. (2019). Predicting residential energy consumption using CNN-LSTM neural networks. </w:t>
              </w:r>
              <w:r w:rsidRPr="004867FF">
                <w:rPr>
                  <w:i/>
                  <w:iCs/>
                  <w:noProof/>
                  <w:rPrChange w:id="423" w:author="Bhwash, J.Y. el (16095065)" w:date="2021-01-14T15:35:00Z">
                    <w:rPr>
                      <w:i/>
                      <w:iCs/>
                      <w:noProof/>
                      <w:lang w:val="en-US"/>
                    </w:rPr>
                  </w:rPrChange>
                </w:rPr>
                <w:t>Elsevier</w:t>
              </w:r>
              <w:r w:rsidRPr="004867FF">
                <w:rPr>
                  <w:noProof/>
                  <w:rPrChange w:id="424" w:author="Bhwash, J.Y. el (16095065)" w:date="2021-01-14T15:35:00Z">
                    <w:rPr>
                      <w:noProof/>
                      <w:lang w:val="en-US"/>
                    </w:rPr>
                  </w:rPrChange>
                </w:rPr>
                <w:t>. Retrieved from ScienceDirect.</w:t>
              </w:r>
            </w:p>
            <w:p w14:paraId="1173C9CA" w14:textId="77777777" w:rsidR="00C74AD7" w:rsidRPr="004867FF" w:rsidRDefault="00C74AD7" w:rsidP="00C74AD7">
              <w:pPr>
                <w:pStyle w:val="Bibliografie"/>
                <w:ind w:left="720" w:hanging="720"/>
                <w:rPr>
                  <w:noProof/>
                  <w:rPrChange w:id="425" w:author="Bhwash, J.Y. el (16095065)" w:date="2021-01-14T15:35:00Z">
                    <w:rPr>
                      <w:noProof/>
                      <w:lang w:val="en-US"/>
                    </w:rPr>
                  </w:rPrChange>
                </w:rPr>
              </w:pPr>
              <w:r w:rsidRPr="004867FF">
                <w:rPr>
                  <w:noProof/>
                  <w:rPrChange w:id="426" w:author="Bhwash, J.Y. el (16095065)" w:date="2021-01-14T15:35:00Z">
                    <w:rPr>
                      <w:noProof/>
                      <w:lang w:val="en-US"/>
                    </w:rPr>
                  </w:rPrChange>
                </w:rPr>
                <w:t xml:space="preserve">Koninklijk Nederlands Meteologisch Instituut. (2019). Daggegevens van het weer in </w:t>
              </w:r>
              <w:r w:rsidRPr="004867FF">
                <w:rPr>
                  <w:noProof/>
                  <w:rPrChange w:id="427" w:author="Bhwash, J.Y. el (16095065)" w:date="2021-01-14T15:35:00Z">
                    <w:rPr>
                      <w:noProof/>
                      <w:lang w:val="en-US"/>
                    </w:rPr>
                  </w:rPrChange>
                </w:rPr>
                <w:t>Nederland - download. Voorschoten, Zuid-Holland, Netherlands.</w:t>
              </w:r>
            </w:p>
            <w:p w14:paraId="22111670" w14:textId="77777777" w:rsidR="00C74AD7" w:rsidRDefault="00C74AD7" w:rsidP="00C74AD7">
              <w:pPr>
                <w:pStyle w:val="Bibliografie"/>
                <w:ind w:left="720" w:hanging="720"/>
                <w:rPr>
                  <w:noProof/>
                  <w:lang w:val="en-US"/>
                </w:rPr>
              </w:pPr>
              <w:r w:rsidRPr="004867FF">
                <w:rPr>
                  <w:noProof/>
                  <w:rPrChange w:id="428" w:author="Bhwash, J.Y. el (16095065)" w:date="2021-01-14T15:35:00Z">
                    <w:rPr>
                      <w:noProof/>
                      <w:lang w:val="en-US"/>
                    </w:rPr>
                  </w:rPrChange>
                </w:rPr>
                <w:t xml:space="preserve">Liu, Z., Wu, D., Han, Y., Lun, L., Gao, J., Jin, G., &amp; Cao, G. (2019). </w:t>
              </w:r>
              <w:r>
                <w:rPr>
                  <w:noProof/>
                  <w:lang w:val="en-US"/>
                </w:rPr>
                <w:t xml:space="preserve">Accuracy analyses and model comparison of machine learning adopted in building energy consumption prediction. Energy Exploration &amp; Exploitation. </w:t>
              </w:r>
              <w:r>
                <w:rPr>
                  <w:i/>
                  <w:iCs/>
                  <w:noProof/>
                  <w:lang w:val="en-US"/>
                </w:rPr>
                <w:t>Elsevier</w:t>
              </w:r>
              <w:r>
                <w:rPr>
                  <w:noProof/>
                  <w:lang w:val="en-US"/>
                </w:rPr>
                <w:t>. Retrieved from ScienceDirect.</w:t>
              </w:r>
            </w:p>
            <w:p w14:paraId="0496882E" w14:textId="77777777" w:rsidR="00C74AD7" w:rsidRDefault="00C74AD7" w:rsidP="00C74AD7">
              <w:pPr>
                <w:pStyle w:val="Bibliografie"/>
                <w:ind w:left="720" w:hanging="720"/>
                <w:rPr>
                  <w:noProof/>
                  <w:lang w:val="en-US"/>
                </w:rPr>
              </w:pPr>
              <w:r>
                <w:rPr>
                  <w:i/>
                  <w:iCs/>
                  <w:noProof/>
                  <w:lang w:val="en-US"/>
                </w:rPr>
                <w:t>over ons</w:t>
              </w:r>
              <w:r>
                <w:rPr>
                  <w:noProof/>
                  <w:lang w:val="en-US"/>
                </w:rPr>
                <w:t>. (n.d.). Retrieved from factoryzero: https://factoryzero.nl/over-ons/</w:t>
              </w:r>
            </w:p>
            <w:p w14:paraId="1DF2F6C0" w14:textId="77777777" w:rsidR="00C74AD7" w:rsidRDefault="00C74AD7" w:rsidP="00C74AD7">
              <w:pPr>
                <w:pStyle w:val="Bibliografie"/>
                <w:ind w:left="720" w:hanging="720"/>
                <w:rPr>
                  <w:noProof/>
                  <w:lang w:val="en-US"/>
                </w:rPr>
              </w:pPr>
              <w:r>
                <w:rPr>
                  <w:noProof/>
                  <w:lang w:val="en-US"/>
                </w:rPr>
                <w:t xml:space="preserve">PyTorch. (2021). </w:t>
              </w:r>
              <w:r>
                <w:rPr>
                  <w:i/>
                  <w:iCs/>
                  <w:noProof/>
                  <w:lang w:val="en-US"/>
                </w:rPr>
                <w:t>SmoothL1Loss -- PyTorch 1.7.0 documentation</w:t>
              </w:r>
              <w:r>
                <w:rPr>
                  <w:noProof/>
                  <w:lang w:val="en-US"/>
                </w:rPr>
                <w:t>. Retrieved from pytorch.org: https://pytorch.org/docs/stable/generated/torch.nn.SmoothL1Loss.html</w:t>
              </w:r>
            </w:p>
            <w:p w14:paraId="0CF0D368" w14:textId="77777777" w:rsidR="00C74AD7" w:rsidRDefault="00C74AD7" w:rsidP="00C74AD7">
              <w:pPr>
                <w:pStyle w:val="Bibliografie"/>
                <w:ind w:left="720" w:hanging="720"/>
                <w:rPr>
                  <w:noProof/>
                  <w:lang w:val="en-US"/>
                </w:rPr>
              </w:pPr>
              <w:r w:rsidRPr="004867FF">
                <w:rPr>
                  <w:noProof/>
                  <w:rPrChange w:id="429" w:author="Bhwash, J.Y. el (16095065)" w:date="2021-01-14T15:35:00Z">
                    <w:rPr>
                      <w:noProof/>
                      <w:lang w:val="en-US"/>
                    </w:rPr>
                  </w:rPrChange>
                </w:rPr>
                <w:t xml:space="preserve">Rijksoverheid. (n.d.). </w:t>
              </w:r>
              <w:r w:rsidRPr="004867FF">
                <w:rPr>
                  <w:i/>
                  <w:iCs/>
                  <w:noProof/>
                  <w:rPrChange w:id="430" w:author="Bhwash, J.Y. el (16095065)" w:date="2021-01-14T15:35:00Z">
                    <w:rPr>
                      <w:i/>
                      <w:iCs/>
                      <w:noProof/>
                      <w:lang w:val="en-US"/>
                    </w:rPr>
                  </w:rPrChange>
                </w:rPr>
                <w:t>Energieagenda: naar een CO₂-arme energievoorziening.</w:t>
              </w:r>
              <w:r w:rsidRPr="004867FF">
                <w:rPr>
                  <w:noProof/>
                  <w:rPrChange w:id="431" w:author="Bhwash, J.Y. el (16095065)" w:date="2021-01-14T15:35:00Z">
                    <w:rPr>
                      <w:noProof/>
                      <w:lang w:val="en-US"/>
                    </w:rPr>
                  </w:rPrChange>
                </w:rPr>
                <w:t xml:space="preserve"> </w:t>
              </w:r>
              <w:r>
                <w:rPr>
                  <w:noProof/>
                  <w:lang w:val="en-US"/>
                </w:rPr>
                <w:t>Retrieved from rijksoverheid.nl: https://www.rijksoverheid.nl/documenten/rapporten/2016/12/07/ea</w:t>
              </w:r>
            </w:p>
            <w:p w14:paraId="0DEB0457" w14:textId="77777777" w:rsidR="00C74AD7" w:rsidRDefault="00C74AD7" w:rsidP="00C74AD7">
              <w:pPr>
                <w:pStyle w:val="Bibliografie"/>
                <w:ind w:left="720" w:hanging="720"/>
                <w:rPr>
                  <w:noProof/>
                  <w:lang w:val="en-US"/>
                </w:rPr>
              </w:pPr>
              <w:r>
                <w:rPr>
                  <w:noProof/>
                  <w:lang w:val="en-US"/>
                </w:rPr>
                <w:t xml:space="preserve">scikitlearn. (2021). </w:t>
              </w:r>
              <w:r>
                <w:rPr>
                  <w:i/>
                  <w:iCs/>
                  <w:noProof/>
                  <w:lang w:val="en-US"/>
                </w:rPr>
                <w:t>sklearn.preprocessing.StandardScaler -- scikit-learn 0.24.0 documentation</w:t>
              </w:r>
              <w:r>
                <w:rPr>
                  <w:noProof/>
                  <w:lang w:val="en-US"/>
                </w:rPr>
                <w:t>. Retrieved from scikit-learn.org: https://scikit-learn.org/stable/modules/generated/sklearn.preprocessing.StandardScaler.html</w:t>
              </w:r>
            </w:p>
            <w:p w14:paraId="0C1242FE" w14:textId="77777777" w:rsidR="00C74AD7" w:rsidRDefault="00C74AD7" w:rsidP="00C74AD7">
              <w:pPr>
                <w:pStyle w:val="Bibliografie"/>
                <w:ind w:left="720" w:hanging="720"/>
                <w:rPr>
                  <w:noProof/>
                  <w:lang w:val="en-US"/>
                </w:rPr>
              </w:pPr>
              <w:r>
                <w:rPr>
                  <w:noProof/>
                  <w:lang w:val="en-US"/>
                </w:rPr>
                <w:t xml:space="preserve">United Nations Climate Change. (n.d.). </w:t>
              </w:r>
              <w:r>
                <w:rPr>
                  <w:i/>
                  <w:iCs/>
                  <w:noProof/>
                  <w:lang w:val="en-US"/>
                </w:rPr>
                <w:t>The Paris Agreement.</w:t>
              </w:r>
              <w:r>
                <w:rPr>
                  <w:noProof/>
                  <w:lang w:val="en-US"/>
                </w:rPr>
                <w:t xml:space="preserve"> Retrieved from UNFCCC: https://unfccc.int/process-and-meetings/the-paris-agreement/the-paris-agreement</w:t>
              </w:r>
            </w:p>
            <w:p w14:paraId="70A98C4F" w14:textId="64605E5B" w:rsidR="003C7B1A" w:rsidRPr="00BA0AE1" w:rsidRDefault="00F06DD9" w:rsidP="003C7B1A">
              <w:pPr>
                <w:rPr>
                  <w:rFonts w:cstheme="minorHAnsi"/>
                  <w:lang w:val="en-US"/>
                </w:rPr>
              </w:pPr>
              <w:r w:rsidRPr="00BA0AE1">
                <w:rPr>
                  <w:rFonts w:cstheme="minorHAnsi"/>
                  <w:b/>
                </w:rPr>
                <w:fldChar w:fldCharType="end"/>
              </w:r>
            </w:p>
          </w:sdtContent>
        </w:sdt>
      </w:sdtContent>
    </w:sdt>
    <w:sectPr w:rsidR="003C7B1A" w:rsidRPr="00BA0AE1" w:rsidSect="009F6C41">
      <w:type w:val="continuous"/>
      <w:pgSz w:w="11906" w:h="16838"/>
      <w:pgMar w:top="1440" w:right="1440" w:bottom="1440" w:left="1440" w:header="708" w:footer="708" w:gutter="0"/>
      <w:cols w:num="2" w:space="709"/>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Bhwash, J.Y. el (16095065)" w:date="2021-01-11T09:53:00Z" w:initials="B(">
    <w:p w14:paraId="53A52DA1" w14:textId="77777777" w:rsidR="00996DEF" w:rsidRDefault="00996DEF" w:rsidP="00996DEF">
      <w:pPr>
        <w:pStyle w:val="Tekstopmerking"/>
      </w:pPr>
      <w:r>
        <w:t>verkeerde vestiging</w:t>
      </w:r>
      <w:r>
        <w:rPr>
          <w:rStyle w:val="Verwijzingopmerking"/>
        </w:rPr>
        <w:annotationRef/>
      </w:r>
    </w:p>
    <w:p w14:paraId="02D45D72" w14:textId="77777777" w:rsidR="00996DEF" w:rsidRDefault="00996DEF" w:rsidP="00996DEF">
      <w:pPr>
        <w:pStyle w:val="Tekstopmerking"/>
      </w:pPr>
    </w:p>
  </w:comment>
  <w:comment w:id="33" w:author="Bhwash, J.Y. el (16095065)" w:date="2021-01-13T10:10:00Z" w:initials="JB">
    <w:p w14:paraId="28119DBB" w14:textId="77777777" w:rsidR="00996DEF" w:rsidRDefault="00996DEF" w:rsidP="00996DEF">
      <w:pPr>
        <w:pStyle w:val="Tekstopmerking"/>
      </w:pPr>
      <w:r>
        <w:rPr>
          <w:rStyle w:val="Verwijzingopmerking"/>
        </w:rPr>
        <w:annotationRef/>
      </w:r>
      <w:r>
        <w:fldChar w:fldCharType="begin"/>
      </w:r>
      <w:r>
        <w:instrText xml:space="preserve"> HYPERLINK "mailto:N.vanSchaik@student.hhs.nl" </w:instrText>
      </w:r>
      <w:bookmarkStart w:id="34" w:name="_@_2E229E32D81B4CFE92CE7FD9D3339C11Z"/>
      <w:r>
        <w:rPr>
          <w:rStyle w:val="Mention1"/>
        </w:rPr>
        <w:fldChar w:fldCharType="separate"/>
      </w:r>
      <w:bookmarkEnd w:id="34"/>
      <w:r w:rsidRPr="00EF15CB">
        <w:rPr>
          <w:rStyle w:val="Mention1"/>
        </w:rPr>
        <w:t>@Schaik, N. van (18150845)</w:t>
      </w:r>
      <w:r>
        <w:fldChar w:fldCharType="end"/>
      </w:r>
      <w:r>
        <w:t xml:space="preserve"> </w:t>
      </w:r>
      <w:r>
        <w:fldChar w:fldCharType="begin"/>
      </w:r>
      <w:r>
        <w:instrText xml:space="preserve"> HYPERLINK "mailto:M.A.Mansouri@student.hhs.nl" </w:instrText>
      </w:r>
      <w:bookmarkStart w:id="35" w:name="_@_7E21400DD7C44888B68CFE20F9483CE8Z"/>
      <w:r>
        <w:rPr>
          <w:rStyle w:val="Mention1"/>
        </w:rPr>
        <w:fldChar w:fldCharType="separate"/>
      </w:r>
      <w:bookmarkEnd w:id="35"/>
      <w:r w:rsidRPr="00EF15CB">
        <w:rPr>
          <w:rStyle w:val="Mention1"/>
        </w:rPr>
        <w:t>@Mansouri, M.A. (18097367)</w:t>
      </w:r>
      <w:r>
        <w:fldChar w:fldCharType="end"/>
      </w:r>
      <w:r>
        <w:t>Wat zijn jullie faculteiten?</w:t>
      </w:r>
    </w:p>
  </w:comment>
  <w:comment w:id="36" w:author="Bhwash, J.Y. el (16095065)" w:date="2021-01-13T10:11:00Z" w:initials="JB">
    <w:p w14:paraId="46DCD512" w14:textId="77777777" w:rsidR="00996DEF" w:rsidRDefault="00996DEF" w:rsidP="00996DEF">
      <w:pPr>
        <w:pStyle w:val="Tekstopmerking"/>
      </w:pPr>
      <w:r>
        <w:rPr>
          <w:rStyle w:val="Verwijzingopmerking"/>
        </w:rPr>
        <w:annotationRef/>
      </w:r>
    </w:p>
  </w:comment>
  <w:comment w:id="139" w:author="Drunen, C.G. van (18062814)" w:date="2021-01-14T12:29:00Z" w:initials="DCv(">
    <w:p w14:paraId="1981EA5D" w14:textId="77777777" w:rsidR="005F506F" w:rsidRDefault="005F506F" w:rsidP="005F506F">
      <w:pPr>
        <w:pStyle w:val="Tekstopmerking"/>
      </w:pPr>
      <w:r>
        <w:rPr>
          <w:rStyle w:val="Verwijzingopmerking"/>
        </w:rPr>
        <w:annotationRef/>
      </w:r>
      <w:r>
        <w:t>Ff aangeven waar dit voor staat @Jöfry</w:t>
      </w:r>
    </w:p>
  </w:comment>
  <w:comment w:id="142" w:author="Duivenvoorden, L. (18005152)" w:date="2021-01-14T13:21:00Z" w:initials="DL(">
    <w:p w14:paraId="7FB0C3B9" w14:textId="3FCD832C" w:rsidR="00D70D33" w:rsidRDefault="00D70D33">
      <w:pPr>
        <w:pStyle w:val="Tekstopmerking"/>
      </w:pPr>
      <w:r>
        <w:rPr>
          <w:rStyle w:val="Verwijzingopmerking"/>
        </w:rPr>
        <w:annotationRef/>
      </w:r>
      <w:r>
        <w:t>Bron</w:t>
      </w:r>
    </w:p>
  </w:comment>
  <w:comment w:id="143" w:author="Duivenvoorden, L. (18005152)" w:date="2021-01-14T13:21:00Z" w:initials="DL(">
    <w:p w14:paraId="7705C7D6" w14:textId="45DE640B" w:rsidR="00D70D33" w:rsidRDefault="00D70D33">
      <w:pPr>
        <w:pStyle w:val="Tekstopmerking"/>
      </w:pPr>
      <w:r>
        <w:rPr>
          <w:rStyle w:val="Verwijzingopmerking"/>
        </w:rPr>
        <w:annotationRef/>
      </w:r>
      <w:r>
        <w:t>Bron</w:t>
      </w:r>
    </w:p>
  </w:comment>
  <w:comment w:id="144" w:author="Bhwash, J.Y. el (16095065)" w:date="2021-01-11T15:29:00Z" w:initials="JB">
    <w:p w14:paraId="2808B0CD" w14:textId="77777777" w:rsidR="005F506F" w:rsidRPr="002736FD" w:rsidRDefault="005F506F" w:rsidP="005F506F">
      <w:pPr>
        <w:pStyle w:val="Tekstopmerking"/>
      </w:pPr>
      <w:r>
        <w:rPr>
          <w:rStyle w:val="Verwijzingopmerking"/>
        </w:rPr>
        <w:annotationRef/>
      </w:r>
      <w:r w:rsidRPr="002736FD">
        <w:t>Gekke zin</w:t>
      </w:r>
    </w:p>
    <w:p w14:paraId="70737918" w14:textId="77777777" w:rsidR="005F506F" w:rsidRPr="002736FD" w:rsidRDefault="005F506F" w:rsidP="005F506F">
      <w:pPr>
        <w:pStyle w:val="Tekstopmerking"/>
      </w:pPr>
    </w:p>
  </w:comment>
  <w:comment w:id="145" w:author="Drunen, C.G. van (18062814)" w:date="2021-01-11T15:34:00Z" w:initials="DCv(">
    <w:p w14:paraId="18F978A5" w14:textId="77777777" w:rsidR="005F506F" w:rsidRPr="00931BE7" w:rsidRDefault="005F506F" w:rsidP="005F506F">
      <w:pPr>
        <w:pStyle w:val="Tekstopmerking"/>
      </w:pPr>
      <w:r>
        <w:rPr>
          <w:rStyle w:val="Verwijzingopmerking"/>
        </w:rPr>
        <w:annotationRef/>
      </w:r>
      <w:r w:rsidRPr="00931BE7">
        <w:t>Vergad het woordje “</w:t>
      </w:r>
      <w:r>
        <w:t>i</w:t>
      </w:r>
      <w:r w:rsidRPr="00931BE7">
        <w:t>s” z</w:t>
      </w:r>
      <w:r>
        <w:t>o beter?</w:t>
      </w:r>
    </w:p>
  </w:comment>
  <w:comment w:id="146" w:author="Bhwash, J.Y. el (16095065)" w:date="2021-01-11T15:38:00Z" w:initials="JB">
    <w:p w14:paraId="35960D36" w14:textId="77777777" w:rsidR="005F506F" w:rsidRDefault="005F506F" w:rsidP="005F506F">
      <w:pPr>
        <w:pStyle w:val="Tekstopmerking"/>
        <w:rPr>
          <w:lang w:val="en-GB"/>
        </w:rPr>
      </w:pPr>
      <w:r>
        <w:rPr>
          <w:rStyle w:val="Verwijzingopmerking"/>
        </w:rPr>
        <w:annotationRef/>
      </w:r>
      <w:r w:rsidRPr="003618E2">
        <w:rPr>
          <w:lang w:val="en-GB"/>
        </w:rPr>
        <w:t>And have a s m</w:t>
      </w:r>
      <w:r>
        <w:rPr>
          <w:lang w:val="en-GB"/>
        </w:rPr>
        <w:t>ain power source klinkt niet alsof het oké engels is</w:t>
      </w:r>
    </w:p>
    <w:p w14:paraId="58859E18" w14:textId="77777777" w:rsidR="005F506F" w:rsidRPr="003618E2" w:rsidRDefault="005F506F" w:rsidP="005F506F">
      <w:pPr>
        <w:pStyle w:val="Tekstopmerking"/>
        <w:rPr>
          <w:lang w:val="en-GB"/>
        </w:rPr>
      </w:pPr>
    </w:p>
  </w:comment>
  <w:comment w:id="147" w:author="Duivenvoorden, L. (18005152)" w:date="2021-01-14T13:21:00Z" w:initials="DL(">
    <w:p w14:paraId="3E77B8DD" w14:textId="36967EAF" w:rsidR="00AD7B95" w:rsidRDefault="00AD7B95">
      <w:pPr>
        <w:pStyle w:val="Tekstopmerking"/>
      </w:pPr>
      <w:r>
        <w:rPr>
          <w:rStyle w:val="Verwijzingopmerking"/>
        </w:rPr>
        <w:annotationRef/>
      </w:r>
      <w:r>
        <w:t>Bron</w:t>
      </w:r>
    </w:p>
  </w:comment>
  <w:comment w:id="148" w:author="Bhwash, J.Y. el (16095065)" w:date="2021-01-11T15:31:00Z" w:initials="JB">
    <w:p w14:paraId="190ED184" w14:textId="77777777" w:rsidR="005F506F" w:rsidRDefault="005F506F" w:rsidP="005F506F">
      <w:pPr>
        <w:pStyle w:val="Tekstopmerking"/>
      </w:pPr>
      <w:r>
        <w:rPr>
          <w:rStyle w:val="Verwijzingopmerking"/>
        </w:rPr>
        <w:annotationRef/>
      </w:r>
      <w:r>
        <w:t>Waar is de referentie?</w:t>
      </w:r>
    </w:p>
  </w:comment>
  <w:comment w:id="149" w:author="Drunen, C.G. van (18062814)" w:date="2021-01-11T15:32:00Z" w:initials="DCv(">
    <w:p w14:paraId="688883C7" w14:textId="77777777" w:rsidR="005F506F" w:rsidRDefault="005F506F" w:rsidP="005F506F">
      <w:pPr>
        <w:pStyle w:val="Tekstopmerking"/>
      </w:pPr>
      <w:r>
        <w:rPr>
          <w:rStyle w:val="Verwijzingopmerking"/>
        </w:rPr>
        <w:annotationRef/>
      </w:r>
      <w:r>
        <w:t>Dat wordt verderop aangegeven, dit is meer een introductie zin</w:t>
      </w:r>
    </w:p>
    <w:p w14:paraId="5834466D" w14:textId="77777777" w:rsidR="005F506F" w:rsidRDefault="005F506F" w:rsidP="005F506F">
      <w:pPr>
        <w:pStyle w:val="Tekstopmerking"/>
      </w:pPr>
    </w:p>
  </w:comment>
  <w:comment w:id="150" w:author="Bhwash, J.Y. el (16095065)" w:date="2021-01-11T15:40:00Z" w:initials="JB">
    <w:p w14:paraId="687EBB55" w14:textId="77777777" w:rsidR="005F506F" w:rsidRDefault="005F506F" w:rsidP="005F506F">
      <w:pPr>
        <w:pStyle w:val="Tekstopmerking"/>
      </w:pPr>
      <w:r>
        <w:rPr>
          <w:rStyle w:val="Verwijzingopmerking"/>
        </w:rPr>
        <w:annotationRef/>
      </w:r>
      <w:r>
        <w:t>Hmm ja moet wel kunnen dan denk ik! Maar ik laat deze comment staan omdat ik het er niet 100% mee eens ben</w:t>
      </w:r>
    </w:p>
  </w:comment>
  <w:comment w:id="167" w:author="Duivenvoorden, L. (18005152)" w:date="2021-01-14T13:26:00Z" w:initials="DL(">
    <w:p w14:paraId="16438550" w14:textId="3751BF19" w:rsidR="005522AC" w:rsidRDefault="005522AC">
      <w:pPr>
        <w:pStyle w:val="Tekstopmerking"/>
      </w:pPr>
      <w:r>
        <w:rPr>
          <w:rStyle w:val="Verwijzingopmerking"/>
        </w:rPr>
        <w:annotationRef/>
      </w:r>
      <w:r>
        <w:t>Wat voegt dit toe aan je verhaal?</w:t>
      </w:r>
    </w:p>
  </w:comment>
  <w:comment w:id="168" w:author="Duivenvoorden, L. (18005152)" w:date="2021-01-06T13:35:00Z" w:initials="DL(">
    <w:p w14:paraId="7D111DA6" w14:textId="77777777" w:rsidR="00AA5B9C" w:rsidRDefault="00AA5B9C" w:rsidP="00AA5B9C">
      <w:pPr>
        <w:pStyle w:val="Tekstopmerking"/>
      </w:pPr>
      <w:r>
        <w:rPr>
          <w:rStyle w:val="Verwijzingopmerking"/>
        </w:rPr>
        <w:annotationRef/>
      </w:r>
      <w:r>
        <w:t>Bron</w:t>
      </w:r>
    </w:p>
  </w:comment>
  <w:comment w:id="175" w:author="Duivenvoorden, L. (18005152)" w:date="2021-01-11T09:12:00Z" w:initials="DL(">
    <w:p w14:paraId="0199FB33" w14:textId="756CA042" w:rsidR="00F23D8F" w:rsidRDefault="00F23D8F" w:rsidP="00F23D8F">
      <w:pPr>
        <w:pStyle w:val="Tekstopmerking"/>
      </w:pPr>
      <w:r>
        <w:t>.</w:t>
      </w:r>
    </w:p>
  </w:comment>
  <w:comment w:id="179" w:author="Bhwash, J.Y. el (16095065)" w:date="2021-01-11T07:37:00Z" w:initials="JB">
    <w:p w14:paraId="2D959497" w14:textId="77777777" w:rsidR="00804BC2" w:rsidRDefault="00804BC2" w:rsidP="00804BC2">
      <w:pPr>
        <w:pStyle w:val="Tekstopmerking"/>
      </w:pPr>
      <w:r>
        <w:rPr>
          <w:rStyle w:val="Verwijzingopmerking"/>
        </w:rPr>
        <w:annotationRef/>
      </w:r>
      <w:r>
        <w:t>Dit is net ook gezegd</w:t>
      </w:r>
    </w:p>
  </w:comment>
  <w:comment w:id="180" w:author="Duivenvoorden, L. (18005152)" w:date="2021-01-11T09:15:00Z" w:initials="DL(">
    <w:p w14:paraId="5E72291D" w14:textId="77777777" w:rsidR="00804BC2" w:rsidRDefault="00804BC2" w:rsidP="00804BC2">
      <w:pPr>
        <w:pStyle w:val="Tekstopmerking"/>
      </w:pPr>
      <w:r>
        <w:rPr>
          <w:rStyle w:val="Verwijzingopmerking"/>
        </w:rPr>
        <w:annotationRef/>
      </w:r>
      <w:r>
        <w:t>Ik zou hier een tweede paragraaf maken:</w:t>
      </w:r>
      <w:r>
        <w:br/>
        <w:t>1. Kiezen van de beste huizen.</w:t>
      </w:r>
      <w:r>
        <w:br/>
        <w:t>2. Data inconsistenties in de data.</w:t>
      </w:r>
    </w:p>
  </w:comment>
  <w:comment w:id="181" w:author="Duivenvoorden, L. (18005152)" w:date="2021-01-14T13:43:00Z" w:initials="DL(">
    <w:p w14:paraId="28B51759" w14:textId="3660FA43" w:rsidR="003877BA" w:rsidRDefault="003877BA">
      <w:pPr>
        <w:pStyle w:val="Tekstopmerking"/>
      </w:pPr>
      <w:r>
        <w:rPr>
          <w:rStyle w:val="Verwijzingopmerking"/>
        </w:rPr>
        <w:annotationRef/>
      </w:r>
      <w:r>
        <w:t>Ik zou dit gewoon weghalen, Het voegt totaal niks toe!!!</w:t>
      </w:r>
    </w:p>
  </w:comment>
  <w:comment w:id="182" w:author="Duivenvoorden, L. (18005152)" w:date="2021-01-11T09:17:00Z" w:initials="DL(">
    <w:p w14:paraId="5CA02995" w14:textId="77777777" w:rsidR="00804BC2" w:rsidRDefault="00804BC2" w:rsidP="00804BC2">
      <w:pPr>
        <w:pStyle w:val="Tekstopmerking"/>
      </w:pPr>
      <w:r>
        <w:rPr>
          <w:rStyle w:val="Verwijzingopmerking"/>
        </w:rPr>
        <w:annotationRef/>
      </w:r>
      <w:r>
        <w:t>Het komt over alsof we er niet zeker van zijn wat we hebben gedaan.</w:t>
      </w:r>
    </w:p>
  </w:comment>
  <w:comment w:id="187" w:author="Bhwash, J.Y. el (16095065)" w:date="2021-01-11T07:38:00Z" w:initials="JB">
    <w:p w14:paraId="22ABA786" w14:textId="156990BC" w:rsidR="004544D9" w:rsidRDefault="004544D9">
      <w:pPr>
        <w:pStyle w:val="Tekstopmerking"/>
      </w:pPr>
      <w:r>
        <w:rPr>
          <w:rStyle w:val="Verwijzingopmerking"/>
        </w:rPr>
        <w:annotationRef/>
      </w:r>
      <w:r>
        <w:t>De wiskundige formules toevoegen</w:t>
      </w:r>
      <w:r w:rsidR="003764EB">
        <w:t xml:space="preserve"> &amp; literatuur over de modellen, want nu leggen wij iets uit over </w:t>
      </w:r>
      <w:r w:rsidR="00CC09AA">
        <w:t>modellen</w:t>
      </w:r>
      <w:r w:rsidR="003764EB">
        <w:t xml:space="preserve"> terwijl we gewoon een paar studenten zijn</w:t>
      </w:r>
    </w:p>
  </w:comment>
  <w:comment w:id="196" w:author="Bhwash, J.Y. el (16095065)" w:date="2021-01-14T13:44:00Z" w:initials="JB">
    <w:p w14:paraId="4B4F0310" w14:textId="79BD9755" w:rsidR="00570A45" w:rsidRDefault="00570A45">
      <w:pPr>
        <w:pStyle w:val="Tekstopmerking"/>
      </w:pPr>
      <w:r>
        <w:rPr>
          <w:rStyle w:val="Verwijzingopmerking"/>
        </w:rPr>
        <w:annotationRef/>
      </w:r>
      <w:r>
        <w:t>Harde claim zonder bron</w:t>
      </w:r>
    </w:p>
  </w:comment>
  <w:comment w:id="197" w:author="Bhwash, J.Y. el (16095065)" w:date="2021-01-14T13:59:00Z" w:initials="JB">
    <w:p w14:paraId="4E9372C7" w14:textId="3BCE7861" w:rsidR="00F264CA" w:rsidRDefault="00F264CA">
      <w:pPr>
        <w:pStyle w:val="Tekstopmerking"/>
      </w:pPr>
      <w:r>
        <w:rPr>
          <w:rStyle w:val="Verwijzingopmerking"/>
        </w:rPr>
        <w:annotationRef/>
      </w:r>
      <w:r>
        <w:t>Ik heb of the chosen models toegevoegd</w:t>
      </w:r>
    </w:p>
  </w:comment>
  <w:comment w:id="199" w:author="Drunen, C.G. van (18062814)" w:date="2021-01-14T13:23:00Z" w:initials="DCv(">
    <w:p w14:paraId="694BFF4C" w14:textId="324FC07A" w:rsidR="00D61E3C" w:rsidRDefault="00D61E3C">
      <w:pPr>
        <w:pStyle w:val="Tekstopmerking"/>
      </w:pPr>
      <w:r>
        <w:rPr>
          <w:rStyle w:val="Verwijzingopmerking"/>
        </w:rPr>
        <w:annotationRef/>
      </w:r>
      <w:r>
        <w:t>Welke coefficients? Verwijs naar de formule van het model als je het over de coëfficiënten ervan hebt.</w:t>
      </w:r>
    </w:p>
  </w:comment>
  <w:comment w:id="201" w:author="Bhwash, J.Y. el (16095065)" w:date="2021-01-14T14:12:00Z" w:initials="JB">
    <w:p w14:paraId="17AF6815" w14:textId="43956CC5" w:rsidR="00F93B42" w:rsidRDefault="00F93B42">
      <w:pPr>
        <w:pStyle w:val="Tekstopmerking"/>
      </w:pPr>
      <w:r>
        <w:rPr>
          <w:rStyle w:val="Verwijzingopmerking"/>
        </w:rPr>
        <w:annotationRef/>
      </w:r>
      <w:r>
        <w:t>Ja of gewoon polynominal</w:t>
      </w:r>
    </w:p>
  </w:comment>
  <w:comment w:id="207" w:author="Bhwash, J.Y. el (16095065)" w:date="2021-01-11T07:39:00Z" w:initials="JB">
    <w:p w14:paraId="197CF255" w14:textId="441C86FB" w:rsidR="00C81BF4" w:rsidRDefault="00C81BF4">
      <w:pPr>
        <w:pStyle w:val="Tekstopmerking"/>
      </w:pPr>
      <w:r>
        <w:rPr>
          <w:rStyle w:val="Verwijzingopmerking"/>
        </w:rPr>
        <w:annotationRef/>
      </w:r>
      <w:r>
        <w:t>Je kan dit denk ik niet zeggen zonder bron</w:t>
      </w:r>
    </w:p>
  </w:comment>
  <w:comment w:id="214" w:author="Bhwash, J.Y. el (16095065)" w:date="2021-01-11T07:41:00Z" w:initials="JB">
    <w:p w14:paraId="65E40F13" w14:textId="289F4D66" w:rsidR="00CE27A4" w:rsidRDefault="00CE27A4">
      <w:pPr>
        <w:pStyle w:val="Tekstopmerking"/>
      </w:pPr>
      <w:r>
        <w:rPr>
          <w:rStyle w:val="Verwijzingopmerking"/>
        </w:rPr>
        <w:annotationRef/>
      </w:r>
      <w:r>
        <w:t>Zou opnieuw aangeven welke paper dit zegt</w:t>
      </w:r>
    </w:p>
  </w:comment>
  <w:comment w:id="194" w:author="Duivenvoorden, L. (18005152)" w:date="2021-01-06T13:41:00Z" w:initials="DL(">
    <w:p w14:paraId="1BF588CF" w14:textId="20BFDE66" w:rsidR="00AC520A" w:rsidRDefault="00AC520A">
      <w:pPr>
        <w:pStyle w:val="Tekstopmerking"/>
      </w:pPr>
      <w:r>
        <w:rPr>
          <w:rStyle w:val="Verwijzingopmerking"/>
        </w:rPr>
        <w:annotationRef/>
      </w:r>
      <w:r>
        <w:t>Plaatjes</w:t>
      </w:r>
      <w:r w:rsidR="008F28FA">
        <w:t xml:space="preserve"> en formules</w:t>
      </w:r>
      <w:r>
        <w:t>?</w:t>
      </w:r>
    </w:p>
  </w:comment>
  <w:comment w:id="222" w:author="Bhwash, J.Y. el (16095065)" w:date="2021-01-14T14:17:00Z" w:initials="JB">
    <w:p w14:paraId="35933D33" w14:textId="18BC1288" w:rsidR="007E66EC" w:rsidRDefault="007E66EC">
      <w:pPr>
        <w:pStyle w:val="Tekstopmerking"/>
      </w:pPr>
      <w:r>
        <w:rPr>
          <w:rStyle w:val="Verwijzingopmerking"/>
        </w:rPr>
        <w:annotationRef/>
      </w:r>
      <w:r>
        <w:t>Tegenwoordige tijd toch?</w:t>
      </w:r>
    </w:p>
  </w:comment>
  <w:comment w:id="223" w:author="Drunen, C.G. van (18062814)" w:date="2021-01-14T13:35:00Z" w:initials="DCv(">
    <w:p w14:paraId="313A0A3D" w14:textId="77777777" w:rsidR="004B4F69" w:rsidRDefault="004B4F69">
      <w:pPr>
        <w:pStyle w:val="Tekstopmerking"/>
      </w:pPr>
      <w:r>
        <w:rPr>
          <w:rStyle w:val="Verwijzingopmerking"/>
        </w:rPr>
        <w:annotationRef/>
      </w:r>
      <w:r>
        <w:t>Welke?</w:t>
      </w:r>
    </w:p>
  </w:comment>
  <w:comment w:id="229" w:author="Bhwash, J.Y. el (16095065)" w:date="2021-01-11T07:42:00Z" w:initials="JB">
    <w:p w14:paraId="0DE23FD0" w14:textId="6C0C7C75" w:rsidR="00CC09AA" w:rsidRDefault="00CC09AA">
      <w:pPr>
        <w:pStyle w:val="Tekstopmerking"/>
      </w:pPr>
      <w:r>
        <w:rPr>
          <w:rStyle w:val="Verwijzingopmerking"/>
        </w:rPr>
        <w:annotationRef/>
      </w:r>
      <w:r>
        <w:t>Meestal schrijf je getallen uit</w:t>
      </w:r>
      <w:r w:rsidR="00184881">
        <w:t xml:space="preserve"> en deze zin loopt niet lekker</w:t>
      </w:r>
    </w:p>
  </w:comment>
  <w:comment w:id="236" w:author="Duivenvoorden, L. (18005152)" w:date="2021-01-11T09:25:00Z" w:initials="DL(">
    <w:p w14:paraId="23A26470" w14:textId="09CAA4D9" w:rsidR="00352A52" w:rsidRDefault="00352A52">
      <w:pPr>
        <w:pStyle w:val="Tekstopmerking"/>
      </w:pPr>
      <w:r>
        <w:rPr>
          <w:rStyle w:val="Verwijzingopmerking"/>
        </w:rPr>
        <w:annotationRef/>
      </w:r>
      <w:r>
        <w:t xml:space="preserve">Dit </w:t>
      </w:r>
      <w:r w:rsidR="00720553">
        <w:t xml:space="preserve">is ook een mening, je kan wel zeggen dat energie consumptie </w:t>
      </w:r>
      <w:r w:rsidR="006E7AE2">
        <w:t>een lagere periodiciteit heeft.</w:t>
      </w:r>
    </w:p>
  </w:comment>
  <w:comment w:id="237" w:author="Bhwash, J.Y. el (16095065)" w:date="2021-01-11T07:45:00Z" w:initials="JB">
    <w:p w14:paraId="1D8CFEB6" w14:textId="1C89421F" w:rsidR="008577A7" w:rsidRPr="006E7AE2" w:rsidRDefault="008577A7">
      <w:pPr>
        <w:pStyle w:val="Tekstopmerking"/>
      </w:pPr>
      <w:r>
        <w:rPr>
          <w:rStyle w:val="Verwijzingopmerking"/>
        </w:rPr>
        <w:annotationRef/>
      </w:r>
      <w:r w:rsidRPr="006E7AE2">
        <w:t>…this</w:t>
      </w:r>
      <w:r w:rsidRPr="006E7AE2">
        <w:rPr>
          <w:b/>
          <w:bCs/>
        </w:rPr>
        <w:t>,</w:t>
      </w:r>
      <w:r w:rsidRPr="006E7AE2">
        <w:t xml:space="preserve"> the initial…</w:t>
      </w:r>
    </w:p>
  </w:comment>
  <w:comment w:id="238" w:author="Duivenvoorden, L. (18005152)" w:date="2021-01-11T09:26:00Z" w:initials="DL(">
    <w:p w14:paraId="3E22E14A" w14:textId="7258A166" w:rsidR="006E7AE2" w:rsidRDefault="006E7AE2">
      <w:pPr>
        <w:pStyle w:val="Tekstopmerking"/>
      </w:pPr>
      <w:r>
        <w:rPr>
          <w:rStyle w:val="Verwijzingopmerking"/>
        </w:rPr>
        <w:annotationRef/>
      </w:r>
      <w:r>
        <w:t>1 tot 4 schrijf je volledig uit in een paper.</w:t>
      </w:r>
    </w:p>
  </w:comment>
  <w:comment w:id="271" w:author="Duivenvoorden, L. (18005152)" w:date="2021-01-11T12:01:00Z" w:initials="DL(">
    <w:p w14:paraId="0B813558" w14:textId="0D031B07" w:rsidR="004C5518" w:rsidRDefault="004C5518">
      <w:pPr>
        <w:pStyle w:val="Tekstopmerking"/>
      </w:pPr>
      <w:r>
        <w:rPr>
          <w:rStyle w:val="Verwijzingopmerking"/>
        </w:rPr>
        <w:annotationRef/>
      </w:r>
      <w:r>
        <w:t>Nog even een juiste plaats hiervoor vinden.</w:t>
      </w:r>
    </w:p>
  </w:comment>
  <w:comment w:id="312" w:author="Duivenvoorden, L. (18005152)" w:date="2021-01-11T12:10:00Z" w:initials="DL(">
    <w:p w14:paraId="0049C48F" w14:textId="43EB06B4" w:rsidR="00854E04" w:rsidRDefault="00854E04">
      <w:pPr>
        <w:pStyle w:val="Tekstopmerking"/>
      </w:pPr>
      <w:r>
        <w:rPr>
          <w:rStyle w:val="Verwijzingopmerking"/>
        </w:rPr>
        <w:annotationRef/>
      </w:r>
      <w:r>
        <w:t>Nog even een juiste plaats hiervoor vinden.</w:t>
      </w:r>
    </w:p>
  </w:comment>
  <w:comment w:id="335" w:author="Duivenvoorden, L. (18005152)" w:date="2021-01-11T09:28:00Z" w:initials="DL(">
    <w:p w14:paraId="771FE776" w14:textId="0684482F" w:rsidR="00DE65C2" w:rsidRDefault="00DE65C2">
      <w:pPr>
        <w:pStyle w:val="Tekstopmerking"/>
      </w:pPr>
      <w:r>
        <w:rPr>
          <w:rStyle w:val="Verwijzingopmerking"/>
        </w:rPr>
        <w:annotationRef/>
      </w:r>
      <w:r>
        <w:t>1 tot 4 volledig uitschrijven.</w:t>
      </w:r>
    </w:p>
  </w:comment>
  <w:comment w:id="336" w:author="Duivenvoorden, L. (18005152)" w:date="2021-01-11T09:28:00Z" w:initials="DL(">
    <w:p w14:paraId="26EA6DBC" w14:textId="17776F38" w:rsidR="00A665CA" w:rsidRDefault="00A665CA">
      <w:pPr>
        <w:pStyle w:val="Tekstopmerking"/>
      </w:pPr>
      <w:r>
        <w:rPr>
          <w:rStyle w:val="Verwijzingopmerking"/>
        </w:rPr>
        <w:annotationRef/>
      </w:r>
      <w:r>
        <w:t>uitschrijven</w:t>
      </w:r>
    </w:p>
  </w:comment>
  <w:comment w:id="342" w:author="Duivenvoorden, L. (18005152)" w:date="2021-01-11T16:20:00Z" w:initials="DL(">
    <w:p w14:paraId="03399424" w14:textId="77777777" w:rsidR="00A84FFF" w:rsidRDefault="00A84FFF" w:rsidP="00A84FFF">
      <w:pPr>
        <w:pStyle w:val="Tekstopmerking"/>
      </w:pPr>
      <w:r>
        <w:rPr>
          <w:rStyle w:val="Verwijzingopmerking"/>
        </w:rPr>
        <w:annotationRef/>
      </w:r>
      <w:r>
        <w:t>Graag een plotje.</w:t>
      </w:r>
    </w:p>
  </w:comment>
  <w:comment w:id="343" w:author="Bhwash, J.Y. el (16095065)" w:date="2021-01-14T13:42:00Z" w:initials="JB">
    <w:p w14:paraId="1D54C6BA" w14:textId="77777777" w:rsidR="00C92FAF" w:rsidRDefault="00C92FAF" w:rsidP="00C92FAF">
      <w:pPr>
        <w:pStyle w:val="Tekstopmerking"/>
      </w:pPr>
      <w:r>
        <w:rPr>
          <w:rStyle w:val="Verwijzingopmerking"/>
        </w:rPr>
        <w:annotationRef/>
      </w:r>
      <w:r>
        <w:t>Ik heb erbij gezet dat dit uitgebreid moet worden, maar ik weet niet meer waar dat precies op sloeg</w:t>
      </w:r>
    </w:p>
  </w:comment>
  <w:comment w:id="347" w:author="Duivenvoorden, L. (18005152)" w:date="2021-01-11T09:41:00Z" w:initials="DL(">
    <w:p w14:paraId="09482732" w14:textId="77777777" w:rsidR="00215810" w:rsidRDefault="00215810" w:rsidP="00215810">
      <w:pPr>
        <w:pStyle w:val="Tekstopmerking"/>
      </w:pPr>
      <w:r>
        <w:rPr>
          <w:rStyle w:val="Verwijzingopmerking"/>
        </w:rPr>
        <w:annotationRef/>
      </w:r>
      <w:r>
        <w:t>Waarom staan de resultaten hier?</w:t>
      </w:r>
    </w:p>
  </w:comment>
  <w:comment w:id="357" w:author="Duivenvoorden, L. (18005152)" w:date="2021-01-14T14:11:00Z" w:initials="DL(">
    <w:p w14:paraId="467CFDC5" w14:textId="77777777" w:rsidR="00215810" w:rsidRDefault="00215810" w:rsidP="00215810">
      <w:pPr>
        <w:pStyle w:val="Tekstopmerking"/>
      </w:pPr>
      <w:r>
        <w:rPr>
          <w:rStyle w:val="Verwijzingopmerking"/>
        </w:rPr>
        <w:annotationRef/>
      </w:r>
      <w:r>
        <w:t>Zie argument hiervoor.</w:t>
      </w:r>
    </w:p>
  </w:comment>
  <w:comment w:id="358" w:author="Duivenvoorden, L. (18005152)" w:date="2021-01-14T14:11:00Z" w:initials="DL(">
    <w:p w14:paraId="59FA417D" w14:textId="77777777" w:rsidR="003D0A30" w:rsidRDefault="003D0A30" w:rsidP="003D0A30">
      <w:pPr>
        <w:pStyle w:val="Tekstopmerking"/>
      </w:pPr>
      <w:r>
        <w:rPr>
          <w:rStyle w:val="Verwijzingopmerking"/>
        </w:rPr>
        <w:annotationRef/>
      </w:r>
      <w:r>
        <w:t>Zie argument hiervoor.</w:t>
      </w:r>
    </w:p>
  </w:comment>
  <w:comment w:id="361" w:author="Duivenvoorden, L. (18005152)" w:date="2021-01-14T14:12:00Z" w:initials="DL(">
    <w:p w14:paraId="153D4979" w14:textId="77777777" w:rsidR="003D0A30" w:rsidRDefault="003D0A30" w:rsidP="003D0A30">
      <w:pPr>
        <w:pStyle w:val="Tekstopmerking"/>
      </w:pPr>
      <w:r>
        <w:rPr>
          <w:rStyle w:val="Verwijzingopmerking"/>
        </w:rPr>
        <w:annotationRef/>
      </w:r>
      <w:r>
        <w:t>Dit mag niet in resultaten.</w:t>
      </w:r>
    </w:p>
  </w:comment>
  <w:comment w:id="369" w:author="Duivenvoorden, L. (18005152)" w:date="2021-01-14T14:12:00Z" w:initials="DL(">
    <w:p w14:paraId="61F6DA5A" w14:textId="77777777" w:rsidR="003D0A30" w:rsidRDefault="003D0A30" w:rsidP="003D0A30">
      <w:pPr>
        <w:pStyle w:val="Tekstopmerking"/>
      </w:pPr>
      <w:r>
        <w:rPr>
          <w:rStyle w:val="Verwijzingopmerking"/>
        </w:rPr>
        <w:annotationRef/>
      </w:r>
      <w:r>
        <w:t>Je mag geen conclusies trekken in de resultaten.</w:t>
      </w:r>
    </w:p>
  </w:comment>
  <w:comment w:id="371" w:author="Duivenvoorden, L. (18005152)" w:date="2021-01-14T14:13:00Z" w:initials="DL(">
    <w:p w14:paraId="353145CB" w14:textId="77777777" w:rsidR="003D0A30" w:rsidRDefault="003D0A30" w:rsidP="003D0A30">
      <w:pPr>
        <w:pStyle w:val="Tekstopmerking"/>
      </w:pPr>
      <w:r>
        <w:rPr>
          <w:rStyle w:val="Verwijzingopmerking"/>
        </w:rPr>
        <w:annotationRef/>
      </w:r>
      <w:r>
        <w:t>Zier argument hiervoor.</w:t>
      </w:r>
    </w:p>
  </w:comment>
  <w:comment w:id="415" w:author="Duivenvoorden, L. (18005152)" w:date="2021-01-11T09:38:00Z" w:initials="DL(">
    <w:p w14:paraId="4CB2F4A9" w14:textId="14267677" w:rsidR="00E9683E" w:rsidRDefault="00E9683E">
      <w:pPr>
        <w:pStyle w:val="Tekstopmerking"/>
      </w:pPr>
      <w:r>
        <w:rPr>
          <w:rStyle w:val="Verwijzingopmerking"/>
        </w:rPr>
        <w:annotationRef/>
      </w:r>
      <w:r>
        <w:t>BRON/figuur?</w:t>
      </w:r>
    </w:p>
  </w:comment>
  <w:comment w:id="414" w:author="Bhwash, J.Y. el (16095065)" w:date="2021-01-11T16:09:00Z" w:initials="JB">
    <w:p w14:paraId="7C9A7F89" w14:textId="77777777" w:rsidR="00A325F1" w:rsidRDefault="00A325F1">
      <w:pPr>
        <w:pStyle w:val="Tekstopmerking"/>
      </w:pPr>
      <w:r>
        <w:rPr>
          <w:rStyle w:val="Verwijzingopmerking"/>
        </w:rPr>
        <w:annotationRef/>
      </w:r>
      <w:r>
        <w:t>Je ziet hier dat er 2 spikes van de booster komen een paar van de heatpump en de rest onbekend, dus ik denk dat je dit anders zou kunnen verwoorden</w:t>
      </w:r>
    </w:p>
    <w:p w14:paraId="6FBC1B3B" w14:textId="4BDD1C7B" w:rsidR="00A325F1" w:rsidRDefault="00A325F1">
      <w:pPr>
        <w:pStyle w:val="Tekstopmerking"/>
      </w:pPr>
    </w:p>
  </w:comment>
  <w:comment w:id="416" w:author="Duivenvoorden, L. (18005152)" w:date="2021-01-11T09:39:00Z" w:initials="DL(">
    <w:p w14:paraId="1A28EA8F" w14:textId="1FF8EC91" w:rsidR="00D904F3" w:rsidRDefault="00D904F3">
      <w:pPr>
        <w:pStyle w:val="Tekstopmerking"/>
      </w:pPr>
      <w:r>
        <w:rPr>
          <w:rStyle w:val="Verwijzingopmerking"/>
        </w:rPr>
        <w:annotationRef/>
      </w:r>
      <w:r>
        <w:t xml:space="preserve">Het is niet zeker dat dit zal helpen, totdat </w:t>
      </w:r>
      <w:r w:rsidR="00D60D95">
        <w:t>bewezen is dat dit zou helpen.</w:t>
      </w:r>
    </w:p>
  </w:comment>
  <w:comment w:id="417" w:author="Bhwash, J.Y. el (16095065)" w:date="2021-01-13T10:30:00Z" w:initials="JB">
    <w:p w14:paraId="5C95A8CA" w14:textId="13088CCE" w:rsidR="00360CE5" w:rsidRDefault="00360CE5">
      <w:pPr>
        <w:pStyle w:val="Tekstopmerking"/>
      </w:pPr>
      <w:r>
        <w:rPr>
          <w:rStyle w:val="Verwijzingopmerking"/>
        </w:rPr>
        <w:annotationRef/>
      </w:r>
      <w:r>
        <w:t>Die zwarte lijn misschien lagere alpha en stippelen</w:t>
      </w:r>
    </w:p>
  </w:comment>
  <w:comment w:id="418" w:author="Bhwash, J.Y. el (16095065)" w:date="2021-01-13T10:31:00Z" w:initials="JB">
    <w:p w14:paraId="4A0E6FE3" w14:textId="26E72205" w:rsidR="00360CE5" w:rsidRDefault="00360CE5">
      <w:pPr>
        <w:pStyle w:val="Tekstopmerking"/>
      </w:pPr>
      <w:r>
        <w:rPr>
          <w:rStyle w:val="Verwijzingopmerking"/>
        </w:rPr>
        <w:annotationRef/>
      </w:r>
    </w:p>
  </w:comment>
  <w:comment w:id="419" w:author="Niels" w:date="2021-01-11T11:55:00Z" w:initials="NvS">
    <w:p w14:paraId="4575546F" w14:textId="4E126A31" w:rsidR="0051684C" w:rsidRDefault="0051684C">
      <w:pPr>
        <w:pStyle w:val="Tekstopmerking"/>
      </w:pPr>
      <w:r>
        <w:rPr>
          <w:rStyle w:val="Verwijzingopmerking"/>
        </w:rPr>
        <w:annotationRef/>
      </w:r>
      <w:r>
        <w:t xml:space="preserve">Komt een figuur dat </w:t>
      </w:r>
      <w:r w:rsidR="0026259C">
        <w:t>de resultaten van verschillende intervallen weergeeft. (als je weet welke notebook dat is msg me ff)</w:t>
      </w:r>
    </w:p>
  </w:comment>
  <w:comment w:id="420" w:author="Bhwash, J.Y. el (16095065)" w:date="2021-01-14T13:41:00Z" w:initials="JB">
    <w:p w14:paraId="213C26BA" w14:textId="3564466B" w:rsidR="00F33EC7" w:rsidRDefault="00F33EC7">
      <w:pPr>
        <w:pStyle w:val="Tekstopmerking"/>
      </w:pPr>
      <w:r>
        <w:rPr>
          <w:rStyle w:val="Verwijzingopmerking"/>
        </w:rPr>
        <w:annotationRef/>
      </w:r>
      <w:r>
        <w:t>Die lijn moet er nog uit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D45D72" w15:done="1"/>
  <w15:commentEx w15:paraId="28119DBB" w15:paraIdParent="02D45D72" w15:done="1"/>
  <w15:commentEx w15:paraId="46DCD512" w15:paraIdParent="02D45D72" w15:done="1"/>
  <w15:commentEx w15:paraId="1981EA5D" w15:done="1"/>
  <w15:commentEx w15:paraId="7FB0C3B9" w15:done="0"/>
  <w15:commentEx w15:paraId="7705C7D6" w15:done="0"/>
  <w15:commentEx w15:paraId="70737918" w15:done="1"/>
  <w15:commentEx w15:paraId="18F978A5" w15:paraIdParent="70737918" w15:done="1"/>
  <w15:commentEx w15:paraId="58859E18" w15:paraIdParent="70737918" w15:done="1"/>
  <w15:commentEx w15:paraId="3E77B8DD" w15:done="0"/>
  <w15:commentEx w15:paraId="190ED184" w15:done="0"/>
  <w15:commentEx w15:paraId="5834466D" w15:paraIdParent="190ED184" w15:done="0"/>
  <w15:commentEx w15:paraId="687EBB55" w15:paraIdParent="190ED184" w15:done="0"/>
  <w15:commentEx w15:paraId="16438550" w15:done="1"/>
  <w15:commentEx w15:paraId="7D111DA6" w15:done="0"/>
  <w15:commentEx w15:paraId="0199FB33" w15:done="1"/>
  <w15:commentEx w15:paraId="2D959497" w15:done="1"/>
  <w15:commentEx w15:paraId="5E72291D" w15:done="0"/>
  <w15:commentEx w15:paraId="28B51759" w15:paraIdParent="5E72291D" w15:done="0"/>
  <w15:commentEx w15:paraId="5CA02995" w15:done="1"/>
  <w15:commentEx w15:paraId="22ABA786" w15:done="1"/>
  <w15:commentEx w15:paraId="4B4F0310" w15:done="0"/>
  <w15:commentEx w15:paraId="4E9372C7" w15:done="0"/>
  <w15:commentEx w15:paraId="694BFF4C" w15:done="0"/>
  <w15:commentEx w15:paraId="17AF6815" w15:done="0"/>
  <w15:commentEx w15:paraId="197CF255" w15:done="1"/>
  <w15:commentEx w15:paraId="65E40F13" w15:done="0"/>
  <w15:commentEx w15:paraId="1BF588CF" w15:done="1"/>
  <w15:commentEx w15:paraId="35933D33" w15:done="0"/>
  <w15:commentEx w15:paraId="313A0A3D" w15:done="0"/>
  <w15:commentEx w15:paraId="0DE23FD0" w15:done="1"/>
  <w15:commentEx w15:paraId="23A26470" w15:done="1"/>
  <w15:commentEx w15:paraId="1D8CFEB6" w15:done="1"/>
  <w15:commentEx w15:paraId="3E22E14A" w15:done="1"/>
  <w15:commentEx w15:paraId="0B813558" w15:done="1"/>
  <w15:commentEx w15:paraId="0049C48F" w15:done="1"/>
  <w15:commentEx w15:paraId="771FE776" w15:done="1"/>
  <w15:commentEx w15:paraId="26EA6DBC" w15:done="1"/>
  <w15:commentEx w15:paraId="03399424" w15:done="1"/>
  <w15:commentEx w15:paraId="1D54C6BA" w15:done="1"/>
  <w15:commentEx w15:paraId="09482732" w15:done="1"/>
  <w15:commentEx w15:paraId="467CFDC5" w15:done="0"/>
  <w15:commentEx w15:paraId="59FA417D" w15:done="0"/>
  <w15:commentEx w15:paraId="153D4979" w15:done="0"/>
  <w15:commentEx w15:paraId="61F6DA5A" w15:done="0"/>
  <w15:commentEx w15:paraId="353145CB" w15:done="0"/>
  <w15:commentEx w15:paraId="4CB2F4A9" w15:done="1"/>
  <w15:commentEx w15:paraId="6FBC1B3B" w15:done="0"/>
  <w15:commentEx w15:paraId="1A28EA8F" w15:done="1"/>
  <w15:commentEx w15:paraId="5C95A8CA" w15:done="1"/>
  <w15:commentEx w15:paraId="4A0E6FE3" w15:paraIdParent="5C95A8CA" w15:done="1"/>
  <w15:commentEx w15:paraId="4575546F" w15:done="1"/>
  <w15:commentEx w15:paraId="213C26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AC3CE" w16cex:dateUtc="2021-01-11T08:53:00Z"/>
  <w16cex:commentExtensible w16cex:durableId="23AAC3CD" w16cex:dateUtc="2021-01-13T09:10:00Z"/>
  <w16cex:commentExtensible w16cex:durableId="23AAC3CC" w16cex:dateUtc="2021-01-13T09:11:00Z"/>
  <w16cex:commentExtensible w16cex:durableId="23AAC3C5" w16cex:dateUtc="2021-01-14T12:21:00Z"/>
  <w16cex:commentExtensible w16cex:durableId="23AAC3BF" w16cex:dateUtc="2021-01-14T12:21:00Z"/>
  <w16cex:commentExtensible w16cex:durableId="23AAC3F4" w16cex:dateUtc="2021-01-14T12:21:00Z"/>
  <w16cex:commentExtensible w16cex:durableId="23AAC4FF" w16cex:dateUtc="2021-01-14T12:26:00Z"/>
  <w16cex:commentExtensible w16cex:durableId="23A6DE5C" w16cex:dateUtc="2021-01-11T08:12:00Z"/>
  <w16cex:commentExtensible w16cex:durableId="23AAC8E5" w16cex:dateUtc="2021-01-14T12:43:00Z"/>
  <w16cex:commentExtensible w16cex:durableId="23A67F07" w16cex:dateUtc="2021-01-11T06:38:00Z"/>
  <w16cex:commentExtensible w16cex:durableId="23AAC92A" w16cex:dateUtc="2021-01-14T12:44:00Z"/>
  <w16cex:commentExtensible w16cex:durableId="23AACCD4" w16cex:dateUtc="2021-01-14T12:59:00Z"/>
  <w16cex:commentExtensible w16cex:durableId="23AACFCD" w16cex:dateUtc="2021-01-14T13:12:00Z"/>
  <w16cex:commentExtensible w16cex:durableId="23A67F42" w16cex:dateUtc="2021-01-11T06:39:00Z"/>
  <w16cex:commentExtensible w16cex:durableId="23A67F9C" w16cex:dateUtc="2021-01-11T06:41:00Z"/>
  <w16cex:commentExtensible w16cex:durableId="23A03C8D" w16cex:dateUtc="2021-01-06T12:41:00Z"/>
  <w16cex:commentExtensible w16cex:durableId="23AAD0FD" w16cex:dateUtc="2021-01-14T13:17:00Z"/>
  <w16cex:commentExtensible w16cex:durableId="23A67FE8" w16cex:dateUtc="2021-01-11T06:42:00Z"/>
  <w16cex:commentExtensible w16cex:durableId="23A697FE" w16cex:dateUtc="2021-01-11T08:25:00Z"/>
  <w16cex:commentExtensible w16cex:durableId="23A680AE" w16cex:dateUtc="2021-01-11T06:45:00Z"/>
  <w16cex:commentExtensible w16cex:durableId="23A69846" w16cex:dateUtc="2021-01-11T08:26:00Z"/>
  <w16cex:commentExtensible w16cex:durableId="23A6BC85" w16cex:dateUtc="2021-01-11T11:01:00Z"/>
  <w16cex:commentExtensible w16cex:durableId="23A6BECF" w16cex:dateUtc="2021-01-11T11:10:00Z"/>
  <w16cex:commentExtensible w16cex:durableId="23A698B6" w16cex:dateUtc="2021-01-11T08:28:00Z"/>
  <w16cex:commentExtensible w16cex:durableId="23A6990B" w16cex:dateUtc="2021-01-11T08:28:00Z"/>
  <w16cex:commentExtensible w16cex:durableId="23A6F95B" w16cex:dateUtc="2021-01-11T15:20:00Z"/>
  <w16cex:commentExtensible w16cex:durableId="23AAC8B3" w16cex:dateUtc="2021-01-14T12:42:00Z"/>
  <w16cex:commentExtensible w16cex:durableId="23A6F625" w16cex:dateUtc="2021-01-11T08:41:00Z"/>
  <w16cex:commentExtensible w16cex:durableId="23AACF92" w16cex:dateUtc="2021-01-14T13:11:00Z"/>
  <w16cex:commentExtensible w16cex:durableId="23AACFA9" w16cex:dateUtc="2021-01-14T13:11:00Z"/>
  <w16cex:commentExtensible w16cex:durableId="23AACFBD" w16cex:dateUtc="2021-01-14T13:12:00Z"/>
  <w16cex:commentExtensible w16cex:durableId="23AACFD7" w16cex:dateUtc="2021-01-14T13:12:00Z"/>
  <w16cex:commentExtensible w16cex:durableId="23AACFEE" w16cex:dateUtc="2021-01-14T13:13:00Z"/>
  <w16cex:commentExtensible w16cex:durableId="23A69B26" w16cex:dateUtc="2021-01-11T08:38:00Z"/>
  <w16cex:commentExtensible w16cex:durableId="23A6F6A5" w16cex:dateUtc="2021-01-11T15:09:00Z"/>
  <w16cex:commentExtensible w16cex:durableId="23A69B61" w16cex:dateUtc="2021-01-11T08:39:00Z"/>
  <w16cex:commentExtensible w16cex:durableId="23A94A62" w16cex:dateUtc="2021-01-13T09:30:00Z"/>
  <w16cex:commentExtensible w16cex:durableId="23A94A74" w16cex:dateUtc="2021-01-13T09:31:00Z"/>
  <w16cex:commentExtensible w16cex:durableId="23A6BB47" w16cex:dateUtc="2021-01-11T10:55:00Z"/>
  <w16cex:commentExtensible w16cex:durableId="23AAC887" w16cex:dateUtc="2021-01-14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D45D72" w16cid:durableId="23AAC3CE"/>
  <w16cid:commentId w16cid:paraId="28119DBB" w16cid:durableId="23AAC3CD"/>
  <w16cid:commentId w16cid:paraId="46DCD512" w16cid:durableId="23AAC3CC"/>
  <w16cid:commentId w16cid:paraId="1981EA5D" w16cid:durableId="23AA42BA"/>
  <w16cid:commentId w16cid:paraId="7FB0C3B9" w16cid:durableId="23AAC3C5"/>
  <w16cid:commentId w16cid:paraId="7705C7D6" w16cid:durableId="23AAC3BF"/>
  <w16cid:commentId w16cid:paraId="70737918" w16cid:durableId="23AA42BB"/>
  <w16cid:commentId w16cid:paraId="18F978A5" w16cid:durableId="23AA42BC"/>
  <w16cid:commentId w16cid:paraId="58859E18" w16cid:durableId="23AA42BD"/>
  <w16cid:commentId w16cid:paraId="3E77B8DD" w16cid:durableId="23AAC3F4"/>
  <w16cid:commentId w16cid:paraId="190ED184" w16cid:durableId="23AA42BE"/>
  <w16cid:commentId w16cid:paraId="5834466D" w16cid:durableId="23AA42BF"/>
  <w16cid:commentId w16cid:paraId="687EBB55" w16cid:durableId="23AA42C0"/>
  <w16cid:commentId w16cid:paraId="16438550" w16cid:durableId="23AAC4FF"/>
  <w16cid:commentId w16cid:paraId="7D111DA6" w16cid:durableId="23AA42F1"/>
  <w16cid:commentId w16cid:paraId="0199FB33" w16cid:durableId="23A6DE5C"/>
  <w16cid:commentId w16cid:paraId="2D959497" w16cid:durableId="23AA4384"/>
  <w16cid:commentId w16cid:paraId="5E72291D" w16cid:durableId="23AA4385"/>
  <w16cid:commentId w16cid:paraId="28B51759" w16cid:durableId="23AAC8E5"/>
  <w16cid:commentId w16cid:paraId="5CA02995" w16cid:durableId="23AA4386"/>
  <w16cid:commentId w16cid:paraId="22ABA786" w16cid:durableId="23A67F07"/>
  <w16cid:commentId w16cid:paraId="4B4F0310" w16cid:durableId="23AAC92A"/>
  <w16cid:commentId w16cid:paraId="4E9372C7" w16cid:durableId="23AACCD4"/>
  <w16cid:commentId w16cid:paraId="694BFF4C" w16cid:durableId="23AA4869"/>
  <w16cid:commentId w16cid:paraId="17AF6815" w16cid:durableId="23AACFCD"/>
  <w16cid:commentId w16cid:paraId="197CF255" w16cid:durableId="23A67F42"/>
  <w16cid:commentId w16cid:paraId="65E40F13" w16cid:durableId="23A67F9C"/>
  <w16cid:commentId w16cid:paraId="1BF588CF" w16cid:durableId="23A03C8D"/>
  <w16cid:commentId w16cid:paraId="35933D33" w16cid:durableId="23AAD0FD"/>
  <w16cid:commentId w16cid:paraId="313A0A3D" w16cid:durableId="23AACCEA"/>
  <w16cid:commentId w16cid:paraId="0DE23FD0" w16cid:durableId="23A67FE8"/>
  <w16cid:commentId w16cid:paraId="23A26470" w16cid:durableId="23A697FE"/>
  <w16cid:commentId w16cid:paraId="1D8CFEB6" w16cid:durableId="23A680AE"/>
  <w16cid:commentId w16cid:paraId="3E22E14A" w16cid:durableId="23A69846"/>
  <w16cid:commentId w16cid:paraId="0B813558" w16cid:durableId="23A6BC85"/>
  <w16cid:commentId w16cid:paraId="0049C48F" w16cid:durableId="23A6BECF"/>
  <w16cid:commentId w16cid:paraId="771FE776" w16cid:durableId="23A698B6"/>
  <w16cid:commentId w16cid:paraId="26EA6DBC" w16cid:durableId="23A6990B"/>
  <w16cid:commentId w16cid:paraId="03399424" w16cid:durableId="23A6F95B"/>
  <w16cid:commentId w16cid:paraId="1D54C6BA" w16cid:durableId="23AAC8B3"/>
  <w16cid:commentId w16cid:paraId="09482732" w16cid:durableId="23A6F625"/>
  <w16cid:commentId w16cid:paraId="467CFDC5" w16cid:durableId="23AACF92"/>
  <w16cid:commentId w16cid:paraId="59FA417D" w16cid:durableId="23AACFA9"/>
  <w16cid:commentId w16cid:paraId="153D4979" w16cid:durableId="23AACFBD"/>
  <w16cid:commentId w16cid:paraId="61F6DA5A" w16cid:durableId="23AACFD7"/>
  <w16cid:commentId w16cid:paraId="353145CB" w16cid:durableId="23AACFEE"/>
  <w16cid:commentId w16cid:paraId="4CB2F4A9" w16cid:durableId="23A69B26"/>
  <w16cid:commentId w16cid:paraId="6FBC1B3B" w16cid:durableId="23A6F6A5"/>
  <w16cid:commentId w16cid:paraId="1A28EA8F" w16cid:durableId="23A69B61"/>
  <w16cid:commentId w16cid:paraId="5C95A8CA" w16cid:durableId="23A94A62"/>
  <w16cid:commentId w16cid:paraId="4A0E6FE3" w16cid:durableId="23A94A74"/>
  <w16cid:commentId w16cid:paraId="4575546F" w16cid:durableId="23A6BB47"/>
  <w16cid:commentId w16cid:paraId="213C26BA" w16cid:durableId="23AAC8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748C8" w14:textId="77777777" w:rsidR="00D53CA1" w:rsidRDefault="00D53CA1" w:rsidP="009449BC">
      <w:pPr>
        <w:spacing w:after="0" w:line="240" w:lineRule="auto"/>
      </w:pPr>
      <w:r>
        <w:separator/>
      </w:r>
    </w:p>
  </w:endnote>
  <w:endnote w:type="continuationSeparator" w:id="0">
    <w:p w14:paraId="502703C0" w14:textId="77777777" w:rsidR="00D53CA1" w:rsidRDefault="00D53CA1" w:rsidP="009449BC">
      <w:pPr>
        <w:spacing w:after="0" w:line="240" w:lineRule="auto"/>
      </w:pPr>
      <w:r>
        <w:continuationSeparator/>
      </w:r>
    </w:p>
  </w:endnote>
  <w:endnote w:type="continuationNotice" w:id="1">
    <w:p w14:paraId="1FE84E34" w14:textId="77777777" w:rsidR="00D53CA1" w:rsidRDefault="00D53C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9986162"/>
      <w:docPartObj>
        <w:docPartGallery w:val="Page Numbers (Bottom of Page)"/>
        <w:docPartUnique/>
      </w:docPartObj>
    </w:sdtPr>
    <w:sdtEndPr/>
    <w:sdtContent>
      <w:p w14:paraId="08D9589A" w14:textId="4B84802B" w:rsidR="002A5FC2" w:rsidRDefault="002A5FC2">
        <w:pPr>
          <w:pStyle w:val="Voettekst"/>
          <w:jc w:val="right"/>
        </w:pPr>
        <w:r>
          <w:fldChar w:fldCharType="begin"/>
        </w:r>
        <w:r>
          <w:instrText>PAGE   \* MERGEFORMAT</w:instrText>
        </w:r>
        <w:r>
          <w:fldChar w:fldCharType="separate"/>
        </w:r>
        <w:r>
          <w:t>2</w:t>
        </w:r>
        <w:r>
          <w:fldChar w:fldCharType="end"/>
        </w:r>
      </w:p>
    </w:sdtContent>
  </w:sdt>
  <w:p w14:paraId="69237AD0" w14:textId="77777777" w:rsidR="002A5FC2" w:rsidRDefault="002A5FC2">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370115"/>
      <w:docPartObj>
        <w:docPartGallery w:val="Page Numbers (Bottom of Page)"/>
        <w:docPartUnique/>
      </w:docPartObj>
    </w:sdtPr>
    <w:sdtEndPr/>
    <w:sdtContent>
      <w:p w14:paraId="79F05DCE" w14:textId="6C912ED1" w:rsidR="00216026" w:rsidRDefault="00216026">
        <w:pPr>
          <w:pStyle w:val="Voettekst"/>
          <w:jc w:val="center"/>
        </w:pPr>
        <w:r>
          <w:fldChar w:fldCharType="begin"/>
        </w:r>
        <w:r>
          <w:instrText>PAGE   \* MERGEFORMAT</w:instrText>
        </w:r>
        <w:r>
          <w:fldChar w:fldCharType="separate"/>
        </w:r>
        <w:r>
          <w:t>2</w:t>
        </w:r>
        <w:r>
          <w:fldChar w:fldCharType="end"/>
        </w:r>
      </w:p>
    </w:sdtContent>
  </w:sdt>
  <w:p w14:paraId="15BA9E0E" w14:textId="77777777" w:rsidR="00216026" w:rsidRDefault="0021602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33738" w14:textId="77777777" w:rsidR="00D53CA1" w:rsidRDefault="00D53CA1" w:rsidP="009449BC">
      <w:pPr>
        <w:spacing w:after="0" w:line="240" w:lineRule="auto"/>
      </w:pPr>
      <w:r>
        <w:separator/>
      </w:r>
    </w:p>
  </w:footnote>
  <w:footnote w:type="continuationSeparator" w:id="0">
    <w:p w14:paraId="3FB5CAB5" w14:textId="77777777" w:rsidR="00D53CA1" w:rsidRDefault="00D53CA1" w:rsidP="009449BC">
      <w:pPr>
        <w:spacing w:after="0" w:line="240" w:lineRule="auto"/>
      </w:pPr>
      <w:r>
        <w:continuationSeparator/>
      </w:r>
    </w:p>
  </w:footnote>
  <w:footnote w:type="continuationNotice" w:id="1">
    <w:p w14:paraId="57E47A41" w14:textId="77777777" w:rsidR="00D53CA1" w:rsidRDefault="00D53CA1">
      <w:pPr>
        <w:spacing w:after="0" w:line="240" w:lineRule="auto"/>
      </w:pPr>
    </w:p>
  </w:footnote>
  <w:footnote w:id="2">
    <w:p w14:paraId="11388405" w14:textId="49A89F75" w:rsidR="005C1312" w:rsidRDefault="005C1312" w:rsidP="005C1312">
      <w:pPr>
        <w:jc w:val="both"/>
        <w:rPr>
          <w:rFonts w:cstheme="minorHAnsi"/>
          <w:sz w:val="18"/>
          <w:szCs w:val="18"/>
          <w:lang w:val="en-GB"/>
        </w:rPr>
      </w:pPr>
      <w:r>
        <w:rPr>
          <w:rStyle w:val="Voetnootmarkering"/>
        </w:rPr>
        <w:footnoteRef/>
      </w:r>
      <w:r w:rsidRPr="007D6336">
        <w:rPr>
          <w:rFonts w:cstheme="minorHAnsi"/>
          <w:sz w:val="18"/>
          <w:szCs w:val="18"/>
          <w:lang w:val="en-GB"/>
        </w:rPr>
        <w:t>A method to calculate all the gradients in a Neural Network starting from the output. Whereafter the model can be optimized.</w:t>
      </w:r>
    </w:p>
    <w:p w14:paraId="2BE1536A" w14:textId="402D8078" w:rsidR="005C1312" w:rsidRPr="00D54EA1" w:rsidRDefault="005C1312">
      <w:pPr>
        <w:pStyle w:val="Voetnoottekst"/>
        <w:rPr>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42C1"/>
    <w:multiLevelType w:val="hybridMultilevel"/>
    <w:tmpl w:val="E91ED726"/>
    <w:lvl w:ilvl="0" w:tplc="C296817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7094A"/>
    <w:multiLevelType w:val="multilevel"/>
    <w:tmpl w:val="0F082D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3EE4"/>
    <w:multiLevelType w:val="hybridMultilevel"/>
    <w:tmpl w:val="D7A2F49A"/>
    <w:lvl w:ilvl="0" w:tplc="0AF2424C">
      <w:start w:val="1"/>
      <w:numFmt w:val="bullet"/>
      <w:lvlText w:val="-"/>
      <w:lvlJc w:val="left"/>
      <w:pPr>
        <w:ind w:left="720" w:hanging="360"/>
      </w:pPr>
      <w:rPr>
        <w:rFonts w:ascii="Consolas" w:eastAsiaTheme="minorHAnsi" w:hAnsi="Consolas" w:cs="Consolas" w:hint="default"/>
      </w:rPr>
    </w:lvl>
    <w:lvl w:ilvl="1" w:tplc="04130003" w:tentative="1">
      <w:start w:val="1"/>
      <w:numFmt w:val="bullet"/>
      <w:lvlText w:val="o"/>
      <w:lvlJc w:val="left"/>
      <w:pPr>
        <w:ind w:left="1440" w:hanging="360"/>
      </w:pPr>
      <w:rPr>
        <w:rFonts w:ascii="Consolas" w:hAnsi="Consolas" w:cs="Consolas" w:hint="default"/>
      </w:rPr>
    </w:lvl>
    <w:lvl w:ilvl="2" w:tplc="04130005" w:tentative="1">
      <w:start w:val="1"/>
      <w:numFmt w:val="bullet"/>
      <w:lvlText w:val=""/>
      <w:lvlJc w:val="left"/>
      <w:pPr>
        <w:ind w:left="2160" w:hanging="360"/>
      </w:pPr>
      <w:rPr>
        <w:rFonts w:ascii="Segoe UI" w:hAnsi="Segoe UI" w:hint="default"/>
      </w:rPr>
    </w:lvl>
    <w:lvl w:ilvl="3" w:tplc="04130001" w:tentative="1">
      <w:start w:val="1"/>
      <w:numFmt w:val="bullet"/>
      <w:lvlText w:val=""/>
      <w:lvlJc w:val="left"/>
      <w:pPr>
        <w:ind w:left="2880" w:hanging="360"/>
      </w:pPr>
      <w:rPr>
        <w:rFonts w:ascii="Wingdings" w:hAnsi="Wingdings" w:hint="default"/>
      </w:rPr>
    </w:lvl>
    <w:lvl w:ilvl="4" w:tplc="04130003" w:tentative="1">
      <w:start w:val="1"/>
      <w:numFmt w:val="bullet"/>
      <w:lvlText w:val="o"/>
      <w:lvlJc w:val="left"/>
      <w:pPr>
        <w:ind w:left="3600" w:hanging="360"/>
      </w:pPr>
      <w:rPr>
        <w:rFonts w:ascii="Consolas" w:hAnsi="Consolas" w:cs="Consolas" w:hint="default"/>
      </w:rPr>
    </w:lvl>
    <w:lvl w:ilvl="5" w:tplc="04130005" w:tentative="1">
      <w:start w:val="1"/>
      <w:numFmt w:val="bullet"/>
      <w:lvlText w:val=""/>
      <w:lvlJc w:val="left"/>
      <w:pPr>
        <w:ind w:left="4320" w:hanging="360"/>
      </w:pPr>
      <w:rPr>
        <w:rFonts w:ascii="Segoe UI" w:hAnsi="Segoe UI" w:hint="default"/>
      </w:rPr>
    </w:lvl>
    <w:lvl w:ilvl="6" w:tplc="04130001" w:tentative="1">
      <w:start w:val="1"/>
      <w:numFmt w:val="bullet"/>
      <w:lvlText w:val=""/>
      <w:lvlJc w:val="left"/>
      <w:pPr>
        <w:ind w:left="5040" w:hanging="360"/>
      </w:pPr>
      <w:rPr>
        <w:rFonts w:ascii="Wingdings" w:hAnsi="Wingdings" w:hint="default"/>
      </w:rPr>
    </w:lvl>
    <w:lvl w:ilvl="7" w:tplc="04130003" w:tentative="1">
      <w:start w:val="1"/>
      <w:numFmt w:val="bullet"/>
      <w:lvlText w:val="o"/>
      <w:lvlJc w:val="left"/>
      <w:pPr>
        <w:ind w:left="5760" w:hanging="360"/>
      </w:pPr>
      <w:rPr>
        <w:rFonts w:ascii="Consolas" w:hAnsi="Consolas" w:cs="Consolas" w:hint="default"/>
      </w:rPr>
    </w:lvl>
    <w:lvl w:ilvl="8" w:tplc="04130005" w:tentative="1">
      <w:start w:val="1"/>
      <w:numFmt w:val="bullet"/>
      <w:lvlText w:val=""/>
      <w:lvlJc w:val="left"/>
      <w:pPr>
        <w:ind w:left="6480" w:hanging="360"/>
      </w:pPr>
      <w:rPr>
        <w:rFonts w:ascii="Segoe UI" w:hAnsi="Segoe UI" w:hint="default"/>
      </w:rPr>
    </w:lvl>
  </w:abstractNum>
  <w:abstractNum w:abstractNumId="3" w15:restartNumberingAfterBreak="0">
    <w:nsid w:val="13BE26B8"/>
    <w:multiLevelType w:val="hybridMultilevel"/>
    <w:tmpl w:val="2182E824"/>
    <w:lvl w:ilvl="0" w:tplc="08090001">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nsolas" w:hAnsi="Consolas" w:cs="Consolas" w:hint="default"/>
      </w:rPr>
    </w:lvl>
    <w:lvl w:ilvl="2" w:tplc="08090005" w:tentative="1">
      <w:start w:val="1"/>
      <w:numFmt w:val="bullet"/>
      <w:lvlText w:val=""/>
      <w:lvlJc w:val="left"/>
      <w:pPr>
        <w:ind w:left="2160" w:hanging="360"/>
      </w:pPr>
      <w:rPr>
        <w:rFonts w:ascii="Segoe UI" w:hAnsi="Segoe UI" w:hint="default"/>
      </w:rPr>
    </w:lvl>
    <w:lvl w:ilvl="3" w:tplc="08090001" w:tentative="1">
      <w:start w:val="1"/>
      <w:numFmt w:val="bullet"/>
      <w:lvlText w:val=""/>
      <w:lvlJc w:val="left"/>
      <w:pPr>
        <w:ind w:left="2880" w:hanging="360"/>
      </w:pPr>
      <w:rPr>
        <w:rFonts w:ascii="Wingdings" w:hAnsi="Wingdings" w:hint="default"/>
      </w:rPr>
    </w:lvl>
    <w:lvl w:ilvl="4" w:tplc="08090003" w:tentative="1">
      <w:start w:val="1"/>
      <w:numFmt w:val="bullet"/>
      <w:lvlText w:val="o"/>
      <w:lvlJc w:val="left"/>
      <w:pPr>
        <w:ind w:left="3600" w:hanging="360"/>
      </w:pPr>
      <w:rPr>
        <w:rFonts w:ascii="Consolas" w:hAnsi="Consolas" w:cs="Consolas" w:hint="default"/>
      </w:rPr>
    </w:lvl>
    <w:lvl w:ilvl="5" w:tplc="08090005" w:tentative="1">
      <w:start w:val="1"/>
      <w:numFmt w:val="bullet"/>
      <w:lvlText w:val=""/>
      <w:lvlJc w:val="left"/>
      <w:pPr>
        <w:ind w:left="4320" w:hanging="360"/>
      </w:pPr>
      <w:rPr>
        <w:rFonts w:ascii="Segoe UI" w:hAnsi="Segoe UI" w:hint="default"/>
      </w:rPr>
    </w:lvl>
    <w:lvl w:ilvl="6" w:tplc="08090001" w:tentative="1">
      <w:start w:val="1"/>
      <w:numFmt w:val="bullet"/>
      <w:lvlText w:val=""/>
      <w:lvlJc w:val="left"/>
      <w:pPr>
        <w:ind w:left="5040" w:hanging="360"/>
      </w:pPr>
      <w:rPr>
        <w:rFonts w:ascii="Wingdings" w:hAnsi="Wingdings" w:hint="default"/>
      </w:rPr>
    </w:lvl>
    <w:lvl w:ilvl="7" w:tplc="08090003" w:tentative="1">
      <w:start w:val="1"/>
      <w:numFmt w:val="bullet"/>
      <w:lvlText w:val="o"/>
      <w:lvlJc w:val="left"/>
      <w:pPr>
        <w:ind w:left="5760" w:hanging="360"/>
      </w:pPr>
      <w:rPr>
        <w:rFonts w:ascii="Consolas" w:hAnsi="Consolas" w:cs="Consolas" w:hint="default"/>
      </w:rPr>
    </w:lvl>
    <w:lvl w:ilvl="8" w:tplc="08090005" w:tentative="1">
      <w:start w:val="1"/>
      <w:numFmt w:val="bullet"/>
      <w:lvlText w:val=""/>
      <w:lvlJc w:val="left"/>
      <w:pPr>
        <w:ind w:left="6480" w:hanging="360"/>
      </w:pPr>
      <w:rPr>
        <w:rFonts w:ascii="Segoe UI" w:hAnsi="Segoe UI" w:hint="default"/>
      </w:rPr>
    </w:lvl>
  </w:abstractNum>
  <w:abstractNum w:abstractNumId="4" w15:restartNumberingAfterBreak="0">
    <w:nsid w:val="20D07C08"/>
    <w:multiLevelType w:val="hybridMultilevel"/>
    <w:tmpl w:val="5A5E3420"/>
    <w:lvl w:ilvl="0" w:tplc="5394A528">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05229A"/>
    <w:multiLevelType w:val="hybridMultilevel"/>
    <w:tmpl w:val="2EE2EC18"/>
    <w:lvl w:ilvl="0" w:tplc="C6D6BB9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E74130"/>
    <w:multiLevelType w:val="hybridMultilevel"/>
    <w:tmpl w:val="61C643C2"/>
    <w:lvl w:ilvl="0" w:tplc="5ED48792">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7B0D3F"/>
    <w:multiLevelType w:val="hybridMultilevel"/>
    <w:tmpl w:val="CC70715E"/>
    <w:lvl w:ilvl="0" w:tplc="04130001">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nsolas" w:hAnsi="Consolas" w:cs="Consolas" w:hint="default"/>
      </w:rPr>
    </w:lvl>
    <w:lvl w:ilvl="2" w:tplc="04130005" w:tentative="1">
      <w:start w:val="1"/>
      <w:numFmt w:val="bullet"/>
      <w:lvlText w:val=""/>
      <w:lvlJc w:val="left"/>
      <w:pPr>
        <w:ind w:left="2160" w:hanging="360"/>
      </w:pPr>
      <w:rPr>
        <w:rFonts w:ascii="Segoe UI" w:hAnsi="Segoe UI" w:hint="default"/>
      </w:rPr>
    </w:lvl>
    <w:lvl w:ilvl="3" w:tplc="04130001" w:tentative="1">
      <w:start w:val="1"/>
      <w:numFmt w:val="bullet"/>
      <w:lvlText w:val=""/>
      <w:lvlJc w:val="left"/>
      <w:pPr>
        <w:ind w:left="2880" w:hanging="360"/>
      </w:pPr>
      <w:rPr>
        <w:rFonts w:ascii="Wingdings" w:hAnsi="Wingdings" w:hint="default"/>
      </w:rPr>
    </w:lvl>
    <w:lvl w:ilvl="4" w:tplc="04130003" w:tentative="1">
      <w:start w:val="1"/>
      <w:numFmt w:val="bullet"/>
      <w:lvlText w:val="o"/>
      <w:lvlJc w:val="left"/>
      <w:pPr>
        <w:ind w:left="3600" w:hanging="360"/>
      </w:pPr>
      <w:rPr>
        <w:rFonts w:ascii="Consolas" w:hAnsi="Consolas" w:cs="Consolas" w:hint="default"/>
      </w:rPr>
    </w:lvl>
    <w:lvl w:ilvl="5" w:tplc="04130005" w:tentative="1">
      <w:start w:val="1"/>
      <w:numFmt w:val="bullet"/>
      <w:lvlText w:val=""/>
      <w:lvlJc w:val="left"/>
      <w:pPr>
        <w:ind w:left="4320" w:hanging="360"/>
      </w:pPr>
      <w:rPr>
        <w:rFonts w:ascii="Segoe UI" w:hAnsi="Segoe UI" w:hint="default"/>
      </w:rPr>
    </w:lvl>
    <w:lvl w:ilvl="6" w:tplc="04130001" w:tentative="1">
      <w:start w:val="1"/>
      <w:numFmt w:val="bullet"/>
      <w:lvlText w:val=""/>
      <w:lvlJc w:val="left"/>
      <w:pPr>
        <w:ind w:left="5040" w:hanging="360"/>
      </w:pPr>
      <w:rPr>
        <w:rFonts w:ascii="Wingdings" w:hAnsi="Wingdings" w:hint="default"/>
      </w:rPr>
    </w:lvl>
    <w:lvl w:ilvl="7" w:tplc="04130003" w:tentative="1">
      <w:start w:val="1"/>
      <w:numFmt w:val="bullet"/>
      <w:lvlText w:val="o"/>
      <w:lvlJc w:val="left"/>
      <w:pPr>
        <w:ind w:left="5760" w:hanging="360"/>
      </w:pPr>
      <w:rPr>
        <w:rFonts w:ascii="Consolas" w:hAnsi="Consolas" w:cs="Consolas" w:hint="default"/>
      </w:rPr>
    </w:lvl>
    <w:lvl w:ilvl="8" w:tplc="04130005" w:tentative="1">
      <w:start w:val="1"/>
      <w:numFmt w:val="bullet"/>
      <w:lvlText w:val=""/>
      <w:lvlJc w:val="left"/>
      <w:pPr>
        <w:ind w:left="6480" w:hanging="360"/>
      </w:pPr>
      <w:rPr>
        <w:rFonts w:ascii="Segoe UI" w:hAnsi="Segoe UI" w:hint="default"/>
      </w:rPr>
    </w:lvl>
  </w:abstractNum>
  <w:abstractNum w:abstractNumId="8" w15:restartNumberingAfterBreak="0">
    <w:nsid w:val="453D6A66"/>
    <w:multiLevelType w:val="hybridMultilevel"/>
    <w:tmpl w:val="C43E1B08"/>
    <w:lvl w:ilvl="0" w:tplc="3BBE6B24">
      <w:start w:val="24"/>
      <w:numFmt w:val="bullet"/>
      <w:lvlText w:val="-"/>
      <w:lvlJc w:val="left"/>
      <w:pPr>
        <w:ind w:left="720" w:hanging="360"/>
      </w:pPr>
      <w:rPr>
        <w:rFonts w:ascii="Consolas" w:eastAsiaTheme="minorHAnsi" w:hAnsi="Consolas" w:cs="Consolas" w:hint="default"/>
      </w:rPr>
    </w:lvl>
    <w:lvl w:ilvl="1" w:tplc="04130003" w:tentative="1">
      <w:start w:val="1"/>
      <w:numFmt w:val="bullet"/>
      <w:lvlText w:val="o"/>
      <w:lvlJc w:val="left"/>
      <w:pPr>
        <w:ind w:left="1440" w:hanging="360"/>
      </w:pPr>
      <w:rPr>
        <w:rFonts w:ascii="Consolas" w:hAnsi="Consolas" w:cs="Consolas" w:hint="default"/>
      </w:rPr>
    </w:lvl>
    <w:lvl w:ilvl="2" w:tplc="04130005" w:tentative="1">
      <w:start w:val="1"/>
      <w:numFmt w:val="bullet"/>
      <w:lvlText w:val=""/>
      <w:lvlJc w:val="left"/>
      <w:pPr>
        <w:ind w:left="2160" w:hanging="360"/>
      </w:pPr>
      <w:rPr>
        <w:rFonts w:ascii="Segoe UI" w:hAnsi="Segoe UI" w:hint="default"/>
      </w:rPr>
    </w:lvl>
    <w:lvl w:ilvl="3" w:tplc="04130001" w:tentative="1">
      <w:start w:val="1"/>
      <w:numFmt w:val="bullet"/>
      <w:lvlText w:val=""/>
      <w:lvlJc w:val="left"/>
      <w:pPr>
        <w:ind w:left="2880" w:hanging="360"/>
      </w:pPr>
      <w:rPr>
        <w:rFonts w:ascii="Wingdings" w:hAnsi="Wingdings" w:hint="default"/>
      </w:rPr>
    </w:lvl>
    <w:lvl w:ilvl="4" w:tplc="04130003" w:tentative="1">
      <w:start w:val="1"/>
      <w:numFmt w:val="bullet"/>
      <w:lvlText w:val="o"/>
      <w:lvlJc w:val="left"/>
      <w:pPr>
        <w:ind w:left="3600" w:hanging="360"/>
      </w:pPr>
      <w:rPr>
        <w:rFonts w:ascii="Consolas" w:hAnsi="Consolas" w:cs="Consolas" w:hint="default"/>
      </w:rPr>
    </w:lvl>
    <w:lvl w:ilvl="5" w:tplc="04130005" w:tentative="1">
      <w:start w:val="1"/>
      <w:numFmt w:val="bullet"/>
      <w:lvlText w:val=""/>
      <w:lvlJc w:val="left"/>
      <w:pPr>
        <w:ind w:left="4320" w:hanging="360"/>
      </w:pPr>
      <w:rPr>
        <w:rFonts w:ascii="Segoe UI" w:hAnsi="Segoe UI" w:hint="default"/>
      </w:rPr>
    </w:lvl>
    <w:lvl w:ilvl="6" w:tplc="04130001" w:tentative="1">
      <w:start w:val="1"/>
      <w:numFmt w:val="bullet"/>
      <w:lvlText w:val=""/>
      <w:lvlJc w:val="left"/>
      <w:pPr>
        <w:ind w:left="5040" w:hanging="360"/>
      </w:pPr>
      <w:rPr>
        <w:rFonts w:ascii="Wingdings" w:hAnsi="Wingdings" w:hint="default"/>
      </w:rPr>
    </w:lvl>
    <w:lvl w:ilvl="7" w:tplc="04130003" w:tentative="1">
      <w:start w:val="1"/>
      <w:numFmt w:val="bullet"/>
      <w:lvlText w:val="o"/>
      <w:lvlJc w:val="left"/>
      <w:pPr>
        <w:ind w:left="5760" w:hanging="360"/>
      </w:pPr>
      <w:rPr>
        <w:rFonts w:ascii="Consolas" w:hAnsi="Consolas" w:cs="Consolas" w:hint="default"/>
      </w:rPr>
    </w:lvl>
    <w:lvl w:ilvl="8" w:tplc="04130005" w:tentative="1">
      <w:start w:val="1"/>
      <w:numFmt w:val="bullet"/>
      <w:lvlText w:val=""/>
      <w:lvlJc w:val="left"/>
      <w:pPr>
        <w:ind w:left="6480" w:hanging="360"/>
      </w:pPr>
      <w:rPr>
        <w:rFonts w:ascii="Segoe UI" w:hAnsi="Segoe UI" w:hint="default"/>
      </w:rPr>
    </w:lvl>
  </w:abstractNum>
  <w:abstractNum w:abstractNumId="9" w15:restartNumberingAfterBreak="0">
    <w:nsid w:val="4CC30B6A"/>
    <w:multiLevelType w:val="hybridMultilevel"/>
    <w:tmpl w:val="12BAD35A"/>
    <w:lvl w:ilvl="0" w:tplc="C4AA4EC0">
      <w:start w:val="1"/>
      <w:numFmt w:val="bullet"/>
      <w:lvlText w:val=""/>
      <w:lvlJc w:val="left"/>
      <w:pPr>
        <w:tabs>
          <w:tab w:val="num" w:pos="720"/>
        </w:tabs>
        <w:ind w:left="720" w:hanging="360"/>
      </w:pPr>
      <w:rPr>
        <w:rFonts w:ascii="Wingdings" w:hAnsi="Wingdings" w:hint="default"/>
        <w:sz w:val="20"/>
      </w:rPr>
    </w:lvl>
    <w:lvl w:ilvl="1" w:tplc="AA006656" w:tentative="1">
      <w:start w:val="1"/>
      <w:numFmt w:val="bullet"/>
      <w:lvlText w:val=""/>
      <w:lvlJc w:val="left"/>
      <w:pPr>
        <w:tabs>
          <w:tab w:val="num" w:pos="1440"/>
        </w:tabs>
        <w:ind w:left="1440" w:hanging="360"/>
      </w:pPr>
      <w:rPr>
        <w:rFonts w:ascii="Wingdings" w:hAnsi="Wingdings" w:hint="default"/>
        <w:sz w:val="20"/>
      </w:rPr>
    </w:lvl>
    <w:lvl w:ilvl="2" w:tplc="5F2EF8EE" w:tentative="1">
      <w:start w:val="1"/>
      <w:numFmt w:val="bullet"/>
      <w:lvlText w:val=""/>
      <w:lvlJc w:val="left"/>
      <w:pPr>
        <w:tabs>
          <w:tab w:val="num" w:pos="2160"/>
        </w:tabs>
        <w:ind w:left="2160" w:hanging="360"/>
      </w:pPr>
      <w:rPr>
        <w:rFonts w:ascii="Wingdings" w:hAnsi="Wingdings" w:hint="default"/>
        <w:sz w:val="20"/>
      </w:rPr>
    </w:lvl>
    <w:lvl w:ilvl="3" w:tplc="75302DA8" w:tentative="1">
      <w:start w:val="1"/>
      <w:numFmt w:val="bullet"/>
      <w:lvlText w:val=""/>
      <w:lvlJc w:val="left"/>
      <w:pPr>
        <w:tabs>
          <w:tab w:val="num" w:pos="2880"/>
        </w:tabs>
        <w:ind w:left="2880" w:hanging="360"/>
      </w:pPr>
      <w:rPr>
        <w:rFonts w:ascii="Wingdings" w:hAnsi="Wingdings" w:hint="default"/>
        <w:sz w:val="20"/>
      </w:rPr>
    </w:lvl>
    <w:lvl w:ilvl="4" w:tplc="E1086B38" w:tentative="1">
      <w:start w:val="1"/>
      <w:numFmt w:val="bullet"/>
      <w:lvlText w:val=""/>
      <w:lvlJc w:val="left"/>
      <w:pPr>
        <w:tabs>
          <w:tab w:val="num" w:pos="3600"/>
        </w:tabs>
        <w:ind w:left="3600" w:hanging="360"/>
      </w:pPr>
      <w:rPr>
        <w:rFonts w:ascii="Wingdings" w:hAnsi="Wingdings" w:hint="default"/>
        <w:sz w:val="20"/>
      </w:rPr>
    </w:lvl>
    <w:lvl w:ilvl="5" w:tplc="B732993E" w:tentative="1">
      <w:start w:val="1"/>
      <w:numFmt w:val="bullet"/>
      <w:lvlText w:val=""/>
      <w:lvlJc w:val="left"/>
      <w:pPr>
        <w:tabs>
          <w:tab w:val="num" w:pos="4320"/>
        </w:tabs>
        <w:ind w:left="4320" w:hanging="360"/>
      </w:pPr>
      <w:rPr>
        <w:rFonts w:ascii="Wingdings" w:hAnsi="Wingdings" w:hint="default"/>
        <w:sz w:val="20"/>
      </w:rPr>
    </w:lvl>
    <w:lvl w:ilvl="6" w:tplc="72967C08" w:tentative="1">
      <w:start w:val="1"/>
      <w:numFmt w:val="bullet"/>
      <w:lvlText w:val=""/>
      <w:lvlJc w:val="left"/>
      <w:pPr>
        <w:tabs>
          <w:tab w:val="num" w:pos="5040"/>
        </w:tabs>
        <w:ind w:left="5040" w:hanging="360"/>
      </w:pPr>
      <w:rPr>
        <w:rFonts w:ascii="Wingdings" w:hAnsi="Wingdings" w:hint="default"/>
        <w:sz w:val="20"/>
      </w:rPr>
    </w:lvl>
    <w:lvl w:ilvl="7" w:tplc="B2946CEE" w:tentative="1">
      <w:start w:val="1"/>
      <w:numFmt w:val="bullet"/>
      <w:lvlText w:val=""/>
      <w:lvlJc w:val="left"/>
      <w:pPr>
        <w:tabs>
          <w:tab w:val="num" w:pos="5760"/>
        </w:tabs>
        <w:ind w:left="5760" w:hanging="360"/>
      </w:pPr>
      <w:rPr>
        <w:rFonts w:ascii="Wingdings" w:hAnsi="Wingdings" w:hint="default"/>
        <w:sz w:val="20"/>
      </w:rPr>
    </w:lvl>
    <w:lvl w:ilvl="8" w:tplc="4ED499B0"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414F75"/>
    <w:multiLevelType w:val="hybridMultilevel"/>
    <w:tmpl w:val="148A3614"/>
    <w:lvl w:ilvl="0" w:tplc="7FF68558">
      <w:start w:val="1"/>
      <w:numFmt w:val="bullet"/>
      <w:lvlText w:val=""/>
      <w:lvlJc w:val="left"/>
      <w:pPr>
        <w:tabs>
          <w:tab w:val="num" w:pos="720"/>
        </w:tabs>
        <w:ind w:left="720" w:hanging="360"/>
      </w:pPr>
      <w:rPr>
        <w:rFonts w:ascii="Wingdings" w:hAnsi="Wingdings" w:hint="default"/>
        <w:sz w:val="20"/>
      </w:rPr>
    </w:lvl>
    <w:lvl w:ilvl="1" w:tplc="1F30E3D6" w:tentative="1">
      <w:start w:val="1"/>
      <w:numFmt w:val="bullet"/>
      <w:lvlText w:val=""/>
      <w:lvlJc w:val="left"/>
      <w:pPr>
        <w:tabs>
          <w:tab w:val="num" w:pos="1440"/>
        </w:tabs>
        <w:ind w:left="1440" w:hanging="360"/>
      </w:pPr>
      <w:rPr>
        <w:rFonts w:ascii="Wingdings" w:hAnsi="Wingdings" w:hint="default"/>
        <w:sz w:val="20"/>
      </w:rPr>
    </w:lvl>
    <w:lvl w:ilvl="2" w:tplc="1D88662C" w:tentative="1">
      <w:start w:val="1"/>
      <w:numFmt w:val="bullet"/>
      <w:lvlText w:val=""/>
      <w:lvlJc w:val="left"/>
      <w:pPr>
        <w:tabs>
          <w:tab w:val="num" w:pos="2160"/>
        </w:tabs>
        <w:ind w:left="2160" w:hanging="360"/>
      </w:pPr>
      <w:rPr>
        <w:rFonts w:ascii="Wingdings" w:hAnsi="Wingdings" w:hint="default"/>
        <w:sz w:val="20"/>
      </w:rPr>
    </w:lvl>
    <w:lvl w:ilvl="3" w:tplc="277AE064" w:tentative="1">
      <w:start w:val="1"/>
      <w:numFmt w:val="bullet"/>
      <w:lvlText w:val=""/>
      <w:lvlJc w:val="left"/>
      <w:pPr>
        <w:tabs>
          <w:tab w:val="num" w:pos="2880"/>
        </w:tabs>
        <w:ind w:left="2880" w:hanging="360"/>
      </w:pPr>
      <w:rPr>
        <w:rFonts w:ascii="Wingdings" w:hAnsi="Wingdings" w:hint="default"/>
        <w:sz w:val="20"/>
      </w:rPr>
    </w:lvl>
    <w:lvl w:ilvl="4" w:tplc="10BC78DC" w:tentative="1">
      <w:start w:val="1"/>
      <w:numFmt w:val="bullet"/>
      <w:lvlText w:val=""/>
      <w:lvlJc w:val="left"/>
      <w:pPr>
        <w:tabs>
          <w:tab w:val="num" w:pos="3600"/>
        </w:tabs>
        <w:ind w:left="3600" w:hanging="360"/>
      </w:pPr>
      <w:rPr>
        <w:rFonts w:ascii="Wingdings" w:hAnsi="Wingdings" w:hint="default"/>
        <w:sz w:val="20"/>
      </w:rPr>
    </w:lvl>
    <w:lvl w:ilvl="5" w:tplc="FE84BE0C" w:tentative="1">
      <w:start w:val="1"/>
      <w:numFmt w:val="bullet"/>
      <w:lvlText w:val=""/>
      <w:lvlJc w:val="left"/>
      <w:pPr>
        <w:tabs>
          <w:tab w:val="num" w:pos="4320"/>
        </w:tabs>
        <w:ind w:left="4320" w:hanging="360"/>
      </w:pPr>
      <w:rPr>
        <w:rFonts w:ascii="Wingdings" w:hAnsi="Wingdings" w:hint="default"/>
        <w:sz w:val="20"/>
      </w:rPr>
    </w:lvl>
    <w:lvl w:ilvl="6" w:tplc="477A71FA" w:tentative="1">
      <w:start w:val="1"/>
      <w:numFmt w:val="bullet"/>
      <w:lvlText w:val=""/>
      <w:lvlJc w:val="left"/>
      <w:pPr>
        <w:tabs>
          <w:tab w:val="num" w:pos="5040"/>
        </w:tabs>
        <w:ind w:left="5040" w:hanging="360"/>
      </w:pPr>
      <w:rPr>
        <w:rFonts w:ascii="Wingdings" w:hAnsi="Wingdings" w:hint="default"/>
        <w:sz w:val="20"/>
      </w:rPr>
    </w:lvl>
    <w:lvl w:ilvl="7" w:tplc="0C2EC332" w:tentative="1">
      <w:start w:val="1"/>
      <w:numFmt w:val="bullet"/>
      <w:lvlText w:val=""/>
      <w:lvlJc w:val="left"/>
      <w:pPr>
        <w:tabs>
          <w:tab w:val="num" w:pos="5760"/>
        </w:tabs>
        <w:ind w:left="5760" w:hanging="360"/>
      </w:pPr>
      <w:rPr>
        <w:rFonts w:ascii="Wingdings" w:hAnsi="Wingdings" w:hint="default"/>
        <w:sz w:val="20"/>
      </w:rPr>
    </w:lvl>
    <w:lvl w:ilvl="8" w:tplc="CF86FC0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1066FD"/>
    <w:multiLevelType w:val="hybridMultilevel"/>
    <w:tmpl w:val="14EADD08"/>
    <w:lvl w:ilvl="0" w:tplc="0409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nsolas" w:hAnsi="Consolas" w:cs="Consolas" w:hint="default"/>
      </w:rPr>
    </w:lvl>
    <w:lvl w:ilvl="2" w:tplc="04130005" w:tentative="1">
      <w:start w:val="1"/>
      <w:numFmt w:val="bullet"/>
      <w:lvlText w:val=""/>
      <w:lvlJc w:val="left"/>
      <w:pPr>
        <w:ind w:left="1800" w:hanging="360"/>
      </w:pPr>
      <w:rPr>
        <w:rFonts w:ascii="Segoe UI" w:hAnsi="Segoe UI" w:hint="default"/>
      </w:rPr>
    </w:lvl>
    <w:lvl w:ilvl="3" w:tplc="04130001" w:tentative="1">
      <w:start w:val="1"/>
      <w:numFmt w:val="bullet"/>
      <w:lvlText w:val=""/>
      <w:lvlJc w:val="left"/>
      <w:pPr>
        <w:ind w:left="2520" w:hanging="360"/>
      </w:pPr>
      <w:rPr>
        <w:rFonts w:ascii="Wingdings" w:hAnsi="Wingdings" w:hint="default"/>
      </w:rPr>
    </w:lvl>
    <w:lvl w:ilvl="4" w:tplc="04130003" w:tentative="1">
      <w:start w:val="1"/>
      <w:numFmt w:val="bullet"/>
      <w:lvlText w:val="o"/>
      <w:lvlJc w:val="left"/>
      <w:pPr>
        <w:ind w:left="3240" w:hanging="360"/>
      </w:pPr>
      <w:rPr>
        <w:rFonts w:ascii="Consolas" w:hAnsi="Consolas" w:cs="Consolas" w:hint="default"/>
      </w:rPr>
    </w:lvl>
    <w:lvl w:ilvl="5" w:tplc="04130005" w:tentative="1">
      <w:start w:val="1"/>
      <w:numFmt w:val="bullet"/>
      <w:lvlText w:val=""/>
      <w:lvlJc w:val="left"/>
      <w:pPr>
        <w:ind w:left="3960" w:hanging="360"/>
      </w:pPr>
      <w:rPr>
        <w:rFonts w:ascii="Segoe UI" w:hAnsi="Segoe UI" w:hint="default"/>
      </w:rPr>
    </w:lvl>
    <w:lvl w:ilvl="6" w:tplc="04130001" w:tentative="1">
      <w:start w:val="1"/>
      <w:numFmt w:val="bullet"/>
      <w:lvlText w:val=""/>
      <w:lvlJc w:val="left"/>
      <w:pPr>
        <w:ind w:left="4680" w:hanging="360"/>
      </w:pPr>
      <w:rPr>
        <w:rFonts w:ascii="Wingdings" w:hAnsi="Wingdings" w:hint="default"/>
      </w:rPr>
    </w:lvl>
    <w:lvl w:ilvl="7" w:tplc="04130003" w:tentative="1">
      <w:start w:val="1"/>
      <w:numFmt w:val="bullet"/>
      <w:lvlText w:val="o"/>
      <w:lvlJc w:val="left"/>
      <w:pPr>
        <w:ind w:left="5400" w:hanging="360"/>
      </w:pPr>
      <w:rPr>
        <w:rFonts w:ascii="Consolas" w:hAnsi="Consolas" w:cs="Consolas" w:hint="default"/>
      </w:rPr>
    </w:lvl>
    <w:lvl w:ilvl="8" w:tplc="04130005" w:tentative="1">
      <w:start w:val="1"/>
      <w:numFmt w:val="bullet"/>
      <w:lvlText w:val=""/>
      <w:lvlJc w:val="left"/>
      <w:pPr>
        <w:ind w:left="6120" w:hanging="360"/>
      </w:pPr>
      <w:rPr>
        <w:rFonts w:ascii="Segoe UI" w:hAnsi="Segoe UI" w:hint="default"/>
      </w:rPr>
    </w:lvl>
  </w:abstractNum>
  <w:abstractNum w:abstractNumId="12" w15:restartNumberingAfterBreak="0">
    <w:nsid w:val="5E9F4FF7"/>
    <w:multiLevelType w:val="hybridMultilevel"/>
    <w:tmpl w:val="DC622EB8"/>
    <w:lvl w:ilvl="0" w:tplc="DF8A3E54">
      <w:start w:val="1"/>
      <w:numFmt w:val="bullet"/>
      <w:lvlText w:val=""/>
      <w:lvlJc w:val="left"/>
      <w:pPr>
        <w:tabs>
          <w:tab w:val="num" w:pos="720"/>
        </w:tabs>
        <w:ind w:left="720" w:hanging="360"/>
      </w:pPr>
      <w:rPr>
        <w:rFonts w:ascii="Wingdings" w:hAnsi="Wingdings" w:hint="default"/>
        <w:sz w:val="20"/>
      </w:rPr>
    </w:lvl>
    <w:lvl w:ilvl="1" w:tplc="8950570E" w:tentative="1">
      <w:start w:val="1"/>
      <w:numFmt w:val="bullet"/>
      <w:lvlText w:val=""/>
      <w:lvlJc w:val="left"/>
      <w:pPr>
        <w:tabs>
          <w:tab w:val="num" w:pos="1440"/>
        </w:tabs>
        <w:ind w:left="1440" w:hanging="360"/>
      </w:pPr>
      <w:rPr>
        <w:rFonts w:ascii="Wingdings" w:hAnsi="Wingdings" w:hint="default"/>
        <w:sz w:val="20"/>
      </w:rPr>
    </w:lvl>
    <w:lvl w:ilvl="2" w:tplc="133C2484" w:tentative="1">
      <w:start w:val="1"/>
      <w:numFmt w:val="bullet"/>
      <w:lvlText w:val=""/>
      <w:lvlJc w:val="left"/>
      <w:pPr>
        <w:tabs>
          <w:tab w:val="num" w:pos="2160"/>
        </w:tabs>
        <w:ind w:left="2160" w:hanging="360"/>
      </w:pPr>
      <w:rPr>
        <w:rFonts w:ascii="Wingdings" w:hAnsi="Wingdings" w:hint="default"/>
        <w:sz w:val="20"/>
      </w:rPr>
    </w:lvl>
    <w:lvl w:ilvl="3" w:tplc="39B8D5CE" w:tentative="1">
      <w:start w:val="1"/>
      <w:numFmt w:val="bullet"/>
      <w:lvlText w:val=""/>
      <w:lvlJc w:val="left"/>
      <w:pPr>
        <w:tabs>
          <w:tab w:val="num" w:pos="2880"/>
        </w:tabs>
        <w:ind w:left="2880" w:hanging="360"/>
      </w:pPr>
      <w:rPr>
        <w:rFonts w:ascii="Wingdings" w:hAnsi="Wingdings" w:hint="default"/>
        <w:sz w:val="20"/>
      </w:rPr>
    </w:lvl>
    <w:lvl w:ilvl="4" w:tplc="C346E6F4" w:tentative="1">
      <w:start w:val="1"/>
      <w:numFmt w:val="bullet"/>
      <w:lvlText w:val=""/>
      <w:lvlJc w:val="left"/>
      <w:pPr>
        <w:tabs>
          <w:tab w:val="num" w:pos="3600"/>
        </w:tabs>
        <w:ind w:left="3600" w:hanging="360"/>
      </w:pPr>
      <w:rPr>
        <w:rFonts w:ascii="Wingdings" w:hAnsi="Wingdings" w:hint="default"/>
        <w:sz w:val="20"/>
      </w:rPr>
    </w:lvl>
    <w:lvl w:ilvl="5" w:tplc="9A46F416" w:tentative="1">
      <w:start w:val="1"/>
      <w:numFmt w:val="bullet"/>
      <w:lvlText w:val=""/>
      <w:lvlJc w:val="left"/>
      <w:pPr>
        <w:tabs>
          <w:tab w:val="num" w:pos="4320"/>
        </w:tabs>
        <w:ind w:left="4320" w:hanging="360"/>
      </w:pPr>
      <w:rPr>
        <w:rFonts w:ascii="Wingdings" w:hAnsi="Wingdings" w:hint="default"/>
        <w:sz w:val="20"/>
      </w:rPr>
    </w:lvl>
    <w:lvl w:ilvl="6" w:tplc="A1D4C0B8" w:tentative="1">
      <w:start w:val="1"/>
      <w:numFmt w:val="bullet"/>
      <w:lvlText w:val=""/>
      <w:lvlJc w:val="left"/>
      <w:pPr>
        <w:tabs>
          <w:tab w:val="num" w:pos="5040"/>
        </w:tabs>
        <w:ind w:left="5040" w:hanging="360"/>
      </w:pPr>
      <w:rPr>
        <w:rFonts w:ascii="Wingdings" w:hAnsi="Wingdings" w:hint="default"/>
        <w:sz w:val="20"/>
      </w:rPr>
    </w:lvl>
    <w:lvl w:ilvl="7" w:tplc="EC029BA4" w:tentative="1">
      <w:start w:val="1"/>
      <w:numFmt w:val="bullet"/>
      <w:lvlText w:val=""/>
      <w:lvlJc w:val="left"/>
      <w:pPr>
        <w:tabs>
          <w:tab w:val="num" w:pos="5760"/>
        </w:tabs>
        <w:ind w:left="5760" w:hanging="360"/>
      </w:pPr>
      <w:rPr>
        <w:rFonts w:ascii="Wingdings" w:hAnsi="Wingdings" w:hint="default"/>
        <w:sz w:val="20"/>
      </w:rPr>
    </w:lvl>
    <w:lvl w:ilvl="8" w:tplc="67A49586"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BE6AC3"/>
    <w:multiLevelType w:val="hybridMultilevel"/>
    <w:tmpl w:val="03507748"/>
    <w:lvl w:ilvl="0" w:tplc="2AC2D39C">
      <w:start w:val="1"/>
      <w:numFmt w:val="bullet"/>
      <w:lvlText w:val=""/>
      <w:lvlJc w:val="left"/>
      <w:pPr>
        <w:tabs>
          <w:tab w:val="num" w:pos="720"/>
        </w:tabs>
        <w:ind w:left="720" w:hanging="360"/>
      </w:pPr>
      <w:rPr>
        <w:rFonts w:ascii="Wingdings" w:hAnsi="Wingdings" w:hint="default"/>
        <w:sz w:val="20"/>
      </w:rPr>
    </w:lvl>
    <w:lvl w:ilvl="1" w:tplc="821E2FEA" w:tentative="1">
      <w:start w:val="1"/>
      <w:numFmt w:val="bullet"/>
      <w:lvlText w:val=""/>
      <w:lvlJc w:val="left"/>
      <w:pPr>
        <w:tabs>
          <w:tab w:val="num" w:pos="1440"/>
        </w:tabs>
        <w:ind w:left="1440" w:hanging="360"/>
      </w:pPr>
      <w:rPr>
        <w:rFonts w:ascii="Wingdings" w:hAnsi="Wingdings" w:hint="default"/>
        <w:sz w:val="20"/>
      </w:rPr>
    </w:lvl>
    <w:lvl w:ilvl="2" w:tplc="8BA0152C" w:tentative="1">
      <w:start w:val="1"/>
      <w:numFmt w:val="bullet"/>
      <w:lvlText w:val=""/>
      <w:lvlJc w:val="left"/>
      <w:pPr>
        <w:tabs>
          <w:tab w:val="num" w:pos="2160"/>
        </w:tabs>
        <w:ind w:left="2160" w:hanging="360"/>
      </w:pPr>
      <w:rPr>
        <w:rFonts w:ascii="Wingdings" w:hAnsi="Wingdings" w:hint="default"/>
        <w:sz w:val="20"/>
      </w:rPr>
    </w:lvl>
    <w:lvl w:ilvl="3" w:tplc="7F4A9ED0" w:tentative="1">
      <w:start w:val="1"/>
      <w:numFmt w:val="bullet"/>
      <w:lvlText w:val=""/>
      <w:lvlJc w:val="left"/>
      <w:pPr>
        <w:tabs>
          <w:tab w:val="num" w:pos="2880"/>
        </w:tabs>
        <w:ind w:left="2880" w:hanging="360"/>
      </w:pPr>
      <w:rPr>
        <w:rFonts w:ascii="Wingdings" w:hAnsi="Wingdings" w:hint="default"/>
        <w:sz w:val="20"/>
      </w:rPr>
    </w:lvl>
    <w:lvl w:ilvl="4" w:tplc="08805922" w:tentative="1">
      <w:start w:val="1"/>
      <w:numFmt w:val="bullet"/>
      <w:lvlText w:val=""/>
      <w:lvlJc w:val="left"/>
      <w:pPr>
        <w:tabs>
          <w:tab w:val="num" w:pos="3600"/>
        </w:tabs>
        <w:ind w:left="3600" w:hanging="360"/>
      </w:pPr>
      <w:rPr>
        <w:rFonts w:ascii="Wingdings" w:hAnsi="Wingdings" w:hint="default"/>
        <w:sz w:val="20"/>
      </w:rPr>
    </w:lvl>
    <w:lvl w:ilvl="5" w:tplc="F3ACC4FA" w:tentative="1">
      <w:start w:val="1"/>
      <w:numFmt w:val="bullet"/>
      <w:lvlText w:val=""/>
      <w:lvlJc w:val="left"/>
      <w:pPr>
        <w:tabs>
          <w:tab w:val="num" w:pos="4320"/>
        </w:tabs>
        <w:ind w:left="4320" w:hanging="360"/>
      </w:pPr>
      <w:rPr>
        <w:rFonts w:ascii="Wingdings" w:hAnsi="Wingdings" w:hint="default"/>
        <w:sz w:val="20"/>
      </w:rPr>
    </w:lvl>
    <w:lvl w:ilvl="6" w:tplc="61F8E250" w:tentative="1">
      <w:start w:val="1"/>
      <w:numFmt w:val="bullet"/>
      <w:lvlText w:val=""/>
      <w:lvlJc w:val="left"/>
      <w:pPr>
        <w:tabs>
          <w:tab w:val="num" w:pos="5040"/>
        </w:tabs>
        <w:ind w:left="5040" w:hanging="360"/>
      </w:pPr>
      <w:rPr>
        <w:rFonts w:ascii="Wingdings" w:hAnsi="Wingdings" w:hint="default"/>
        <w:sz w:val="20"/>
      </w:rPr>
    </w:lvl>
    <w:lvl w:ilvl="7" w:tplc="9F0AECFC" w:tentative="1">
      <w:start w:val="1"/>
      <w:numFmt w:val="bullet"/>
      <w:lvlText w:val=""/>
      <w:lvlJc w:val="left"/>
      <w:pPr>
        <w:tabs>
          <w:tab w:val="num" w:pos="5760"/>
        </w:tabs>
        <w:ind w:left="5760" w:hanging="360"/>
      </w:pPr>
      <w:rPr>
        <w:rFonts w:ascii="Wingdings" w:hAnsi="Wingdings" w:hint="default"/>
        <w:sz w:val="20"/>
      </w:rPr>
    </w:lvl>
    <w:lvl w:ilvl="8" w:tplc="1AB043D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B91F86"/>
    <w:multiLevelType w:val="hybridMultilevel"/>
    <w:tmpl w:val="FEB85EDC"/>
    <w:lvl w:ilvl="0" w:tplc="77346DA6">
      <w:start w:val="1"/>
      <w:numFmt w:val="bullet"/>
      <w:lvlText w:val=""/>
      <w:lvlJc w:val="left"/>
      <w:pPr>
        <w:tabs>
          <w:tab w:val="num" w:pos="720"/>
        </w:tabs>
        <w:ind w:left="720" w:hanging="360"/>
      </w:pPr>
      <w:rPr>
        <w:rFonts w:ascii="Wingdings" w:hAnsi="Wingdings" w:hint="default"/>
        <w:sz w:val="20"/>
      </w:rPr>
    </w:lvl>
    <w:lvl w:ilvl="1" w:tplc="065432B6" w:tentative="1">
      <w:start w:val="1"/>
      <w:numFmt w:val="bullet"/>
      <w:lvlText w:val=""/>
      <w:lvlJc w:val="left"/>
      <w:pPr>
        <w:tabs>
          <w:tab w:val="num" w:pos="1440"/>
        </w:tabs>
        <w:ind w:left="1440" w:hanging="360"/>
      </w:pPr>
      <w:rPr>
        <w:rFonts w:ascii="Wingdings" w:hAnsi="Wingdings" w:hint="default"/>
        <w:sz w:val="20"/>
      </w:rPr>
    </w:lvl>
    <w:lvl w:ilvl="2" w:tplc="F6EC5D50" w:tentative="1">
      <w:start w:val="1"/>
      <w:numFmt w:val="bullet"/>
      <w:lvlText w:val=""/>
      <w:lvlJc w:val="left"/>
      <w:pPr>
        <w:tabs>
          <w:tab w:val="num" w:pos="2160"/>
        </w:tabs>
        <w:ind w:left="2160" w:hanging="360"/>
      </w:pPr>
      <w:rPr>
        <w:rFonts w:ascii="Wingdings" w:hAnsi="Wingdings" w:hint="default"/>
        <w:sz w:val="20"/>
      </w:rPr>
    </w:lvl>
    <w:lvl w:ilvl="3" w:tplc="2C5E7914" w:tentative="1">
      <w:start w:val="1"/>
      <w:numFmt w:val="bullet"/>
      <w:lvlText w:val=""/>
      <w:lvlJc w:val="left"/>
      <w:pPr>
        <w:tabs>
          <w:tab w:val="num" w:pos="2880"/>
        </w:tabs>
        <w:ind w:left="2880" w:hanging="360"/>
      </w:pPr>
      <w:rPr>
        <w:rFonts w:ascii="Wingdings" w:hAnsi="Wingdings" w:hint="default"/>
        <w:sz w:val="20"/>
      </w:rPr>
    </w:lvl>
    <w:lvl w:ilvl="4" w:tplc="5A2E2838" w:tentative="1">
      <w:start w:val="1"/>
      <w:numFmt w:val="bullet"/>
      <w:lvlText w:val=""/>
      <w:lvlJc w:val="left"/>
      <w:pPr>
        <w:tabs>
          <w:tab w:val="num" w:pos="3600"/>
        </w:tabs>
        <w:ind w:left="3600" w:hanging="360"/>
      </w:pPr>
      <w:rPr>
        <w:rFonts w:ascii="Wingdings" w:hAnsi="Wingdings" w:hint="default"/>
        <w:sz w:val="20"/>
      </w:rPr>
    </w:lvl>
    <w:lvl w:ilvl="5" w:tplc="5950DD30" w:tentative="1">
      <w:start w:val="1"/>
      <w:numFmt w:val="bullet"/>
      <w:lvlText w:val=""/>
      <w:lvlJc w:val="left"/>
      <w:pPr>
        <w:tabs>
          <w:tab w:val="num" w:pos="4320"/>
        </w:tabs>
        <w:ind w:left="4320" w:hanging="360"/>
      </w:pPr>
      <w:rPr>
        <w:rFonts w:ascii="Wingdings" w:hAnsi="Wingdings" w:hint="default"/>
        <w:sz w:val="20"/>
      </w:rPr>
    </w:lvl>
    <w:lvl w:ilvl="6" w:tplc="FFF03F1E" w:tentative="1">
      <w:start w:val="1"/>
      <w:numFmt w:val="bullet"/>
      <w:lvlText w:val=""/>
      <w:lvlJc w:val="left"/>
      <w:pPr>
        <w:tabs>
          <w:tab w:val="num" w:pos="5040"/>
        </w:tabs>
        <w:ind w:left="5040" w:hanging="360"/>
      </w:pPr>
      <w:rPr>
        <w:rFonts w:ascii="Wingdings" w:hAnsi="Wingdings" w:hint="default"/>
        <w:sz w:val="20"/>
      </w:rPr>
    </w:lvl>
    <w:lvl w:ilvl="7" w:tplc="C4765D80" w:tentative="1">
      <w:start w:val="1"/>
      <w:numFmt w:val="bullet"/>
      <w:lvlText w:val=""/>
      <w:lvlJc w:val="left"/>
      <w:pPr>
        <w:tabs>
          <w:tab w:val="num" w:pos="5760"/>
        </w:tabs>
        <w:ind w:left="5760" w:hanging="360"/>
      </w:pPr>
      <w:rPr>
        <w:rFonts w:ascii="Wingdings" w:hAnsi="Wingdings" w:hint="default"/>
        <w:sz w:val="20"/>
      </w:rPr>
    </w:lvl>
    <w:lvl w:ilvl="8" w:tplc="8842F67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384DA6"/>
    <w:multiLevelType w:val="hybridMultilevel"/>
    <w:tmpl w:val="6BC0327C"/>
    <w:lvl w:ilvl="0" w:tplc="C0AAD5FA">
      <w:start w:val="5"/>
      <w:numFmt w:val="bullet"/>
      <w:lvlText w:val="-"/>
      <w:lvlJc w:val="left"/>
      <w:pPr>
        <w:ind w:left="720" w:hanging="360"/>
      </w:pPr>
      <w:rPr>
        <w:rFonts w:ascii="Consolas" w:eastAsiaTheme="minorHAnsi" w:hAnsi="Consolas" w:cs="Consolas" w:hint="default"/>
      </w:rPr>
    </w:lvl>
    <w:lvl w:ilvl="1" w:tplc="04130003" w:tentative="1">
      <w:start w:val="1"/>
      <w:numFmt w:val="bullet"/>
      <w:lvlText w:val="o"/>
      <w:lvlJc w:val="left"/>
      <w:pPr>
        <w:ind w:left="1440" w:hanging="360"/>
      </w:pPr>
      <w:rPr>
        <w:rFonts w:ascii="Consolas" w:hAnsi="Consolas" w:cs="Consolas" w:hint="default"/>
      </w:rPr>
    </w:lvl>
    <w:lvl w:ilvl="2" w:tplc="04130005" w:tentative="1">
      <w:start w:val="1"/>
      <w:numFmt w:val="bullet"/>
      <w:lvlText w:val=""/>
      <w:lvlJc w:val="left"/>
      <w:pPr>
        <w:ind w:left="2160" w:hanging="360"/>
      </w:pPr>
      <w:rPr>
        <w:rFonts w:ascii="Segoe UI" w:hAnsi="Segoe UI" w:hint="default"/>
      </w:rPr>
    </w:lvl>
    <w:lvl w:ilvl="3" w:tplc="04130001" w:tentative="1">
      <w:start w:val="1"/>
      <w:numFmt w:val="bullet"/>
      <w:lvlText w:val=""/>
      <w:lvlJc w:val="left"/>
      <w:pPr>
        <w:ind w:left="2880" w:hanging="360"/>
      </w:pPr>
      <w:rPr>
        <w:rFonts w:ascii="Wingdings" w:hAnsi="Wingdings" w:hint="default"/>
      </w:rPr>
    </w:lvl>
    <w:lvl w:ilvl="4" w:tplc="04130003" w:tentative="1">
      <w:start w:val="1"/>
      <w:numFmt w:val="bullet"/>
      <w:lvlText w:val="o"/>
      <w:lvlJc w:val="left"/>
      <w:pPr>
        <w:ind w:left="3600" w:hanging="360"/>
      </w:pPr>
      <w:rPr>
        <w:rFonts w:ascii="Consolas" w:hAnsi="Consolas" w:cs="Consolas" w:hint="default"/>
      </w:rPr>
    </w:lvl>
    <w:lvl w:ilvl="5" w:tplc="04130005" w:tentative="1">
      <w:start w:val="1"/>
      <w:numFmt w:val="bullet"/>
      <w:lvlText w:val=""/>
      <w:lvlJc w:val="left"/>
      <w:pPr>
        <w:ind w:left="4320" w:hanging="360"/>
      </w:pPr>
      <w:rPr>
        <w:rFonts w:ascii="Segoe UI" w:hAnsi="Segoe UI" w:hint="default"/>
      </w:rPr>
    </w:lvl>
    <w:lvl w:ilvl="6" w:tplc="04130001" w:tentative="1">
      <w:start w:val="1"/>
      <w:numFmt w:val="bullet"/>
      <w:lvlText w:val=""/>
      <w:lvlJc w:val="left"/>
      <w:pPr>
        <w:ind w:left="5040" w:hanging="360"/>
      </w:pPr>
      <w:rPr>
        <w:rFonts w:ascii="Wingdings" w:hAnsi="Wingdings" w:hint="default"/>
      </w:rPr>
    </w:lvl>
    <w:lvl w:ilvl="7" w:tplc="04130003" w:tentative="1">
      <w:start w:val="1"/>
      <w:numFmt w:val="bullet"/>
      <w:lvlText w:val="o"/>
      <w:lvlJc w:val="left"/>
      <w:pPr>
        <w:ind w:left="5760" w:hanging="360"/>
      </w:pPr>
      <w:rPr>
        <w:rFonts w:ascii="Consolas" w:hAnsi="Consolas" w:cs="Consolas" w:hint="default"/>
      </w:rPr>
    </w:lvl>
    <w:lvl w:ilvl="8" w:tplc="04130005" w:tentative="1">
      <w:start w:val="1"/>
      <w:numFmt w:val="bullet"/>
      <w:lvlText w:val=""/>
      <w:lvlJc w:val="left"/>
      <w:pPr>
        <w:ind w:left="6480" w:hanging="360"/>
      </w:pPr>
      <w:rPr>
        <w:rFonts w:ascii="Segoe UI" w:hAnsi="Segoe UI" w:hint="default"/>
      </w:rPr>
    </w:lvl>
  </w:abstractNum>
  <w:abstractNum w:abstractNumId="16" w15:restartNumberingAfterBreak="0">
    <w:nsid w:val="785829ED"/>
    <w:multiLevelType w:val="hybridMultilevel"/>
    <w:tmpl w:val="4E70B60A"/>
    <w:lvl w:ilvl="0" w:tplc="04130001">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nsolas" w:hAnsi="Consolas" w:cs="Consolas" w:hint="default"/>
      </w:rPr>
    </w:lvl>
    <w:lvl w:ilvl="2" w:tplc="04130005" w:tentative="1">
      <w:start w:val="1"/>
      <w:numFmt w:val="bullet"/>
      <w:lvlText w:val=""/>
      <w:lvlJc w:val="left"/>
      <w:pPr>
        <w:ind w:left="2160" w:hanging="360"/>
      </w:pPr>
      <w:rPr>
        <w:rFonts w:ascii="Segoe UI" w:hAnsi="Segoe UI" w:hint="default"/>
      </w:rPr>
    </w:lvl>
    <w:lvl w:ilvl="3" w:tplc="04130001" w:tentative="1">
      <w:start w:val="1"/>
      <w:numFmt w:val="bullet"/>
      <w:lvlText w:val=""/>
      <w:lvlJc w:val="left"/>
      <w:pPr>
        <w:ind w:left="2880" w:hanging="360"/>
      </w:pPr>
      <w:rPr>
        <w:rFonts w:ascii="Wingdings" w:hAnsi="Wingdings" w:hint="default"/>
      </w:rPr>
    </w:lvl>
    <w:lvl w:ilvl="4" w:tplc="04130003" w:tentative="1">
      <w:start w:val="1"/>
      <w:numFmt w:val="bullet"/>
      <w:lvlText w:val="o"/>
      <w:lvlJc w:val="left"/>
      <w:pPr>
        <w:ind w:left="3600" w:hanging="360"/>
      </w:pPr>
      <w:rPr>
        <w:rFonts w:ascii="Consolas" w:hAnsi="Consolas" w:cs="Consolas" w:hint="default"/>
      </w:rPr>
    </w:lvl>
    <w:lvl w:ilvl="5" w:tplc="04130005" w:tentative="1">
      <w:start w:val="1"/>
      <w:numFmt w:val="bullet"/>
      <w:lvlText w:val=""/>
      <w:lvlJc w:val="left"/>
      <w:pPr>
        <w:ind w:left="4320" w:hanging="360"/>
      </w:pPr>
      <w:rPr>
        <w:rFonts w:ascii="Segoe UI" w:hAnsi="Segoe UI" w:hint="default"/>
      </w:rPr>
    </w:lvl>
    <w:lvl w:ilvl="6" w:tplc="04130001" w:tentative="1">
      <w:start w:val="1"/>
      <w:numFmt w:val="bullet"/>
      <w:lvlText w:val=""/>
      <w:lvlJc w:val="left"/>
      <w:pPr>
        <w:ind w:left="5040" w:hanging="360"/>
      </w:pPr>
      <w:rPr>
        <w:rFonts w:ascii="Wingdings" w:hAnsi="Wingdings" w:hint="default"/>
      </w:rPr>
    </w:lvl>
    <w:lvl w:ilvl="7" w:tplc="04130003" w:tentative="1">
      <w:start w:val="1"/>
      <w:numFmt w:val="bullet"/>
      <w:lvlText w:val="o"/>
      <w:lvlJc w:val="left"/>
      <w:pPr>
        <w:ind w:left="5760" w:hanging="360"/>
      </w:pPr>
      <w:rPr>
        <w:rFonts w:ascii="Consolas" w:hAnsi="Consolas" w:cs="Consolas" w:hint="default"/>
      </w:rPr>
    </w:lvl>
    <w:lvl w:ilvl="8" w:tplc="04130005" w:tentative="1">
      <w:start w:val="1"/>
      <w:numFmt w:val="bullet"/>
      <w:lvlText w:val=""/>
      <w:lvlJc w:val="left"/>
      <w:pPr>
        <w:ind w:left="6480" w:hanging="360"/>
      </w:pPr>
      <w:rPr>
        <w:rFonts w:ascii="Segoe UI" w:hAnsi="Segoe UI" w:hint="default"/>
      </w:rPr>
    </w:lvl>
  </w:abstractNum>
  <w:abstractNum w:abstractNumId="17" w15:restartNumberingAfterBreak="0">
    <w:nsid w:val="7E8E5C05"/>
    <w:multiLevelType w:val="hybridMultilevel"/>
    <w:tmpl w:val="301AE47C"/>
    <w:lvl w:ilvl="0" w:tplc="25EAD634">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4"/>
  </w:num>
  <w:num w:numId="4">
    <w:abstractNumId w:val="12"/>
  </w:num>
  <w:num w:numId="5">
    <w:abstractNumId w:val="10"/>
  </w:num>
  <w:num w:numId="6">
    <w:abstractNumId w:val="13"/>
  </w:num>
  <w:num w:numId="7">
    <w:abstractNumId w:val="11"/>
  </w:num>
  <w:num w:numId="8">
    <w:abstractNumId w:val="2"/>
  </w:num>
  <w:num w:numId="9">
    <w:abstractNumId w:val="7"/>
  </w:num>
  <w:num w:numId="10">
    <w:abstractNumId w:val="15"/>
  </w:num>
  <w:num w:numId="11">
    <w:abstractNumId w:val="3"/>
  </w:num>
  <w:num w:numId="12">
    <w:abstractNumId w:val="8"/>
  </w:num>
  <w:num w:numId="13">
    <w:abstractNumId w:val="16"/>
  </w:num>
  <w:num w:numId="14">
    <w:abstractNumId w:val="6"/>
  </w:num>
  <w:num w:numId="15">
    <w:abstractNumId w:val="17"/>
  </w:num>
  <w:num w:numId="16">
    <w:abstractNumId w:val="0"/>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D30CDB"/>
    <w:rsid w:val="0000018A"/>
    <w:rsid w:val="00000DAE"/>
    <w:rsid w:val="000014FE"/>
    <w:rsid w:val="00001E3C"/>
    <w:rsid w:val="000022B4"/>
    <w:rsid w:val="00002582"/>
    <w:rsid w:val="0000258B"/>
    <w:rsid w:val="0000275D"/>
    <w:rsid w:val="000027FB"/>
    <w:rsid w:val="00002C61"/>
    <w:rsid w:val="00003893"/>
    <w:rsid w:val="00003C21"/>
    <w:rsid w:val="000042E6"/>
    <w:rsid w:val="00004988"/>
    <w:rsid w:val="00004F24"/>
    <w:rsid w:val="00005210"/>
    <w:rsid w:val="0000539C"/>
    <w:rsid w:val="00005B39"/>
    <w:rsid w:val="00006A7C"/>
    <w:rsid w:val="0000728D"/>
    <w:rsid w:val="00007A57"/>
    <w:rsid w:val="00007B41"/>
    <w:rsid w:val="00007E62"/>
    <w:rsid w:val="00011694"/>
    <w:rsid w:val="00011ABA"/>
    <w:rsid w:val="00011E47"/>
    <w:rsid w:val="00013069"/>
    <w:rsid w:val="000130FA"/>
    <w:rsid w:val="00013143"/>
    <w:rsid w:val="00013E37"/>
    <w:rsid w:val="000143F6"/>
    <w:rsid w:val="00014885"/>
    <w:rsid w:val="00016906"/>
    <w:rsid w:val="00017266"/>
    <w:rsid w:val="000201E0"/>
    <w:rsid w:val="00020445"/>
    <w:rsid w:val="00020938"/>
    <w:rsid w:val="00020A07"/>
    <w:rsid w:val="00021050"/>
    <w:rsid w:val="00021709"/>
    <w:rsid w:val="00021853"/>
    <w:rsid w:val="00021E45"/>
    <w:rsid w:val="00022628"/>
    <w:rsid w:val="00022746"/>
    <w:rsid w:val="00022FF1"/>
    <w:rsid w:val="0002302A"/>
    <w:rsid w:val="0002340E"/>
    <w:rsid w:val="00023462"/>
    <w:rsid w:val="000234F1"/>
    <w:rsid w:val="00024069"/>
    <w:rsid w:val="000243D1"/>
    <w:rsid w:val="00024B6D"/>
    <w:rsid w:val="000252FB"/>
    <w:rsid w:val="00025604"/>
    <w:rsid w:val="00025B03"/>
    <w:rsid w:val="00025D5C"/>
    <w:rsid w:val="00026515"/>
    <w:rsid w:val="00026C6B"/>
    <w:rsid w:val="00027A6A"/>
    <w:rsid w:val="00027AE7"/>
    <w:rsid w:val="00027F9F"/>
    <w:rsid w:val="0003053F"/>
    <w:rsid w:val="0003091E"/>
    <w:rsid w:val="00032B5A"/>
    <w:rsid w:val="00032D11"/>
    <w:rsid w:val="00033218"/>
    <w:rsid w:val="00033348"/>
    <w:rsid w:val="000334CF"/>
    <w:rsid w:val="00033E8A"/>
    <w:rsid w:val="0003529B"/>
    <w:rsid w:val="00035F95"/>
    <w:rsid w:val="00035FA0"/>
    <w:rsid w:val="000361BD"/>
    <w:rsid w:val="00040298"/>
    <w:rsid w:val="00040537"/>
    <w:rsid w:val="000406EB"/>
    <w:rsid w:val="00041B46"/>
    <w:rsid w:val="0004232A"/>
    <w:rsid w:val="00042F68"/>
    <w:rsid w:val="00043D50"/>
    <w:rsid w:val="00044010"/>
    <w:rsid w:val="00044552"/>
    <w:rsid w:val="000448AE"/>
    <w:rsid w:val="00045974"/>
    <w:rsid w:val="00046A8A"/>
    <w:rsid w:val="00046B3A"/>
    <w:rsid w:val="00046E04"/>
    <w:rsid w:val="000472F9"/>
    <w:rsid w:val="0004757E"/>
    <w:rsid w:val="00047977"/>
    <w:rsid w:val="0005023F"/>
    <w:rsid w:val="00050418"/>
    <w:rsid w:val="00050B0F"/>
    <w:rsid w:val="00050CA8"/>
    <w:rsid w:val="00050D4F"/>
    <w:rsid w:val="0005141F"/>
    <w:rsid w:val="00053A7A"/>
    <w:rsid w:val="000542E9"/>
    <w:rsid w:val="00055FE2"/>
    <w:rsid w:val="000565EA"/>
    <w:rsid w:val="00056B8F"/>
    <w:rsid w:val="00056C5F"/>
    <w:rsid w:val="00057A7F"/>
    <w:rsid w:val="00060DD6"/>
    <w:rsid w:val="00061595"/>
    <w:rsid w:val="0006173C"/>
    <w:rsid w:val="00061A08"/>
    <w:rsid w:val="00061A0E"/>
    <w:rsid w:val="00061C5F"/>
    <w:rsid w:val="00061CE2"/>
    <w:rsid w:val="00061D1F"/>
    <w:rsid w:val="00062807"/>
    <w:rsid w:val="00062D67"/>
    <w:rsid w:val="00063925"/>
    <w:rsid w:val="00063950"/>
    <w:rsid w:val="000642E8"/>
    <w:rsid w:val="0006464A"/>
    <w:rsid w:val="00064B0E"/>
    <w:rsid w:val="00064D05"/>
    <w:rsid w:val="00065475"/>
    <w:rsid w:val="0006686F"/>
    <w:rsid w:val="00066DBC"/>
    <w:rsid w:val="000673E4"/>
    <w:rsid w:val="00067685"/>
    <w:rsid w:val="0006781E"/>
    <w:rsid w:val="00070190"/>
    <w:rsid w:val="00070832"/>
    <w:rsid w:val="00071215"/>
    <w:rsid w:val="000715B6"/>
    <w:rsid w:val="00072B8C"/>
    <w:rsid w:val="000734D8"/>
    <w:rsid w:val="00073FE6"/>
    <w:rsid w:val="00074119"/>
    <w:rsid w:val="00074E7F"/>
    <w:rsid w:val="000755EA"/>
    <w:rsid w:val="00075677"/>
    <w:rsid w:val="00076322"/>
    <w:rsid w:val="000767D3"/>
    <w:rsid w:val="00077E41"/>
    <w:rsid w:val="00080360"/>
    <w:rsid w:val="00080942"/>
    <w:rsid w:val="00080ED1"/>
    <w:rsid w:val="000810EC"/>
    <w:rsid w:val="00081224"/>
    <w:rsid w:val="00081976"/>
    <w:rsid w:val="00081FC4"/>
    <w:rsid w:val="000825E5"/>
    <w:rsid w:val="000831F9"/>
    <w:rsid w:val="000839F2"/>
    <w:rsid w:val="000842D4"/>
    <w:rsid w:val="000849C3"/>
    <w:rsid w:val="00085374"/>
    <w:rsid w:val="00087309"/>
    <w:rsid w:val="00087560"/>
    <w:rsid w:val="00087661"/>
    <w:rsid w:val="00087787"/>
    <w:rsid w:val="00087983"/>
    <w:rsid w:val="00090701"/>
    <w:rsid w:val="00090854"/>
    <w:rsid w:val="000909EC"/>
    <w:rsid w:val="00090D86"/>
    <w:rsid w:val="00090F83"/>
    <w:rsid w:val="00091353"/>
    <w:rsid w:val="00092C64"/>
    <w:rsid w:val="000932D2"/>
    <w:rsid w:val="00093568"/>
    <w:rsid w:val="00093767"/>
    <w:rsid w:val="00094275"/>
    <w:rsid w:val="000943E3"/>
    <w:rsid w:val="00094A90"/>
    <w:rsid w:val="000950AB"/>
    <w:rsid w:val="0009514E"/>
    <w:rsid w:val="0009558B"/>
    <w:rsid w:val="00095EB3"/>
    <w:rsid w:val="00095ECA"/>
    <w:rsid w:val="00096052"/>
    <w:rsid w:val="000966E2"/>
    <w:rsid w:val="00096B5D"/>
    <w:rsid w:val="00096E25"/>
    <w:rsid w:val="00096E4C"/>
    <w:rsid w:val="00097259"/>
    <w:rsid w:val="00097F08"/>
    <w:rsid w:val="000A0404"/>
    <w:rsid w:val="000A054E"/>
    <w:rsid w:val="000A1541"/>
    <w:rsid w:val="000A1917"/>
    <w:rsid w:val="000A19B6"/>
    <w:rsid w:val="000A1A1E"/>
    <w:rsid w:val="000A1F9E"/>
    <w:rsid w:val="000A2258"/>
    <w:rsid w:val="000A2BC0"/>
    <w:rsid w:val="000A3360"/>
    <w:rsid w:val="000A3BD2"/>
    <w:rsid w:val="000A3EA7"/>
    <w:rsid w:val="000A4017"/>
    <w:rsid w:val="000A47C4"/>
    <w:rsid w:val="000A4D80"/>
    <w:rsid w:val="000A5200"/>
    <w:rsid w:val="000A59C2"/>
    <w:rsid w:val="000A5AB6"/>
    <w:rsid w:val="000A5AF5"/>
    <w:rsid w:val="000A68DA"/>
    <w:rsid w:val="000A6BE3"/>
    <w:rsid w:val="000A6DEB"/>
    <w:rsid w:val="000A6ED9"/>
    <w:rsid w:val="000A75EE"/>
    <w:rsid w:val="000A7F26"/>
    <w:rsid w:val="000B064E"/>
    <w:rsid w:val="000B0D3F"/>
    <w:rsid w:val="000B1526"/>
    <w:rsid w:val="000B2026"/>
    <w:rsid w:val="000B2146"/>
    <w:rsid w:val="000B26AB"/>
    <w:rsid w:val="000B2E64"/>
    <w:rsid w:val="000B314F"/>
    <w:rsid w:val="000B341E"/>
    <w:rsid w:val="000B38B6"/>
    <w:rsid w:val="000B3FEF"/>
    <w:rsid w:val="000B403A"/>
    <w:rsid w:val="000B4F19"/>
    <w:rsid w:val="000B50FA"/>
    <w:rsid w:val="000B517A"/>
    <w:rsid w:val="000B53C5"/>
    <w:rsid w:val="000B585C"/>
    <w:rsid w:val="000B61E3"/>
    <w:rsid w:val="000B6C73"/>
    <w:rsid w:val="000B7BE1"/>
    <w:rsid w:val="000C0070"/>
    <w:rsid w:val="000C07A0"/>
    <w:rsid w:val="000C0D70"/>
    <w:rsid w:val="000C0E26"/>
    <w:rsid w:val="000C16C4"/>
    <w:rsid w:val="000C1845"/>
    <w:rsid w:val="000C1943"/>
    <w:rsid w:val="000C194B"/>
    <w:rsid w:val="000C28AD"/>
    <w:rsid w:val="000C2E00"/>
    <w:rsid w:val="000C34C9"/>
    <w:rsid w:val="000C43B9"/>
    <w:rsid w:val="000C48A4"/>
    <w:rsid w:val="000C4D84"/>
    <w:rsid w:val="000C5778"/>
    <w:rsid w:val="000C589B"/>
    <w:rsid w:val="000C5B64"/>
    <w:rsid w:val="000C60E5"/>
    <w:rsid w:val="000C65A7"/>
    <w:rsid w:val="000C688A"/>
    <w:rsid w:val="000C6F2C"/>
    <w:rsid w:val="000C70B9"/>
    <w:rsid w:val="000C7C35"/>
    <w:rsid w:val="000D068D"/>
    <w:rsid w:val="000D07B7"/>
    <w:rsid w:val="000D09D8"/>
    <w:rsid w:val="000D0BF1"/>
    <w:rsid w:val="000D1442"/>
    <w:rsid w:val="000D2AA3"/>
    <w:rsid w:val="000D2D8F"/>
    <w:rsid w:val="000D2DD0"/>
    <w:rsid w:val="000D31A3"/>
    <w:rsid w:val="000D3BD4"/>
    <w:rsid w:val="000D3C90"/>
    <w:rsid w:val="000D3D8A"/>
    <w:rsid w:val="000D416B"/>
    <w:rsid w:val="000D429E"/>
    <w:rsid w:val="000D45DC"/>
    <w:rsid w:val="000D4D0C"/>
    <w:rsid w:val="000D52F2"/>
    <w:rsid w:val="000D5A86"/>
    <w:rsid w:val="000D659B"/>
    <w:rsid w:val="000D6CD2"/>
    <w:rsid w:val="000D6D20"/>
    <w:rsid w:val="000D7708"/>
    <w:rsid w:val="000D7DAF"/>
    <w:rsid w:val="000E00AE"/>
    <w:rsid w:val="000E0215"/>
    <w:rsid w:val="000E0452"/>
    <w:rsid w:val="000E0F85"/>
    <w:rsid w:val="000E12AF"/>
    <w:rsid w:val="000E170B"/>
    <w:rsid w:val="000E26DC"/>
    <w:rsid w:val="000E27B3"/>
    <w:rsid w:val="000E28FC"/>
    <w:rsid w:val="000E2B2A"/>
    <w:rsid w:val="000E2FC3"/>
    <w:rsid w:val="000E369F"/>
    <w:rsid w:val="000E4021"/>
    <w:rsid w:val="000E40FE"/>
    <w:rsid w:val="000E44ED"/>
    <w:rsid w:val="000E5085"/>
    <w:rsid w:val="000E54F7"/>
    <w:rsid w:val="000E5C3D"/>
    <w:rsid w:val="000E5CD9"/>
    <w:rsid w:val="000E6945"/>
    <w:rsid w:val="000E6FB9"/>
    <w:rsid w:val="000E7CFE"/>
    <w:rsid w:val="000F02E1"/>
    <w:rsid w:val="000F052E"/>
    <w:rsid w:val="000F0744"/>
    <w:rsid w:val="000F0C98"/>
    <w:rsid w:val="000F0F3C"/>
    <w:rsid w:val="000F29BA"/>
    <w:rsid w:val="000F305E"/>
    <w:rsid w:val="000F3206"/>
    <w:rsid w:val="000F38E5"/>
    <w:rsid w:val="000F3C5F"/>
    <w:rsid w:val="000F48ED"/>
    <w:rsid w:val="000F4E20"/>
    <w:rsid w:val="000F60AF"/>
    <w:rsid w:val="000F62A6"/>
    <w:rsid w:val="000F672B"/>
    <w:rsid w:val="000F6F09"/>
    <w:rsid w:val="000F7C5A"/>
    <w:rsid w:val="000F7DB1"/>
    <w:rsid w:val="00100025"/>
    <w:rsid w:val="001002BB"/>
    <w:rsid w:val="001014AA"/>
    <w:rsid w:val="00101E55"/>
    <w:rsid w:val="00101F1A"/>
    <w:rsid w:val="00102BC6"/>
    <w:rsid w:val="00102E1A"/>
    <w:rsid w:val="001030B2"/>
    <w:rsid w:val="00103422"/>
    <w:rsid w:val="0010382E"/>
    <w:rsid w:val="00103B94"/>
    <w:rsid w:val="00104549"/>
    <w:rsid w:val="0010487F"/>
    <w:rsid w:val="00105704"/>
    <w:rsid w:val="00105A30"/>
    <w:rsid w:val="00106451"/>
    <w:rsid w:val="001067DA"/>
    <w:rsid w:val="0010733A"/>
    <w:rsid w:val="001073D9"/>
    <w:rsid w:val="0010747E"/>
    <w:rsid w:val="00107B45"/>
    <w:rsid w:val="0011010E"/>
    <w:rsid w:val="00110AAE"/>
    <w:rsid w:val="00111405"/>
    <w:rsid w:val="00111AC8"/>
    <w:rsid w:val="00112DCC"/>
    <w:rsid w:val="00112EE1"/>
    <w:rsid w:val="001147F3"/>
    <w:rsid w:val="0011537F"/>
    <w:rsid w:val="001158AC"/>
    <w:rsid w:val="001167CD"/>
    <w:rsid w:val="00116B49"/>
    <w:rsid w:val="00117A16"/>
    <w:rsid w:val="00117F21"/>
    <w:rsid w:val="00120171"/>
    <w:rsid w:val="00120F5F"/>
    <w:rsid w:val="00121277"/>
    <w:rsid w:val="001212E1"/>
    <w:rsid w:val="00121745"/>
    <w:rsid w:val="001217C4"/>
    <w:rsid w:val="001224E3"/>
    <w:rsid w:val="00122F74"/>
    <w:rsid w:val="00123889"/>
    <w:rsid w:val="00123D15"/>
    <w:rsid w:val="00124706"/>
    <w:rsid w:val="0012570D"/>
    <w:rsid w:val="00125799"/>
    <w:rsid w:val="00125C66"/>
    <w:rsid w:val="00125DED"/>
    <w:rsid w:val="00125E6D"/>
    <w:rsid w:val="00125EAF"/>
    <w:rsid w:val="00126C03"/>
    <w:rsid w:val="001276B6"/>
    <w:rsid w:val="00127D3B"/>
    <w:rsid w:val="001305EE"/>
    <w:rsid w:val="00130608"/>
    <w:rsid w:val="00132159"/>
    <w:rsid w:val="0013247E"/>
    <w:rsid w:val="001325F0"/>
    <w:rsid w:val="00132CD4"/>
    <w:rsid w:val="00132F3F"/>
    <w:rsid w:val="001335D8"/>
    <w:rsid w:val="00133682"/>
    <w:rsid w:val="001336A2"/>
    <w:rsid w:val="00133C90"/>
    <w:rsid w:val="00133DB9"/>
    <w:rsid w:val="00134366"/>
    <w:rsid w:val="001347A3"/>
    <w:rsid w:val="001347E8"/>
    <w:rsid w:val="00134B28"/>
    <w:rsid w:val="00134B2B"/>
    <w:rsid w:val="001351FE"/>
    <w:rsid w:val="0013555D"/>
    <w:rsid w:val="001361A4"/>
    <w:rsid w:val="001361C9"/>
    <w:rsid w:val="00136A0F"/>
    <w:rsid w:val="00136CBD"/>
    <w:rsid w:val="00136F1B"/>
    <w:rsid w:val="00136F64"/>
    <w:rsid w:val="001404D2"/>
    <w:rsid w:val="00141254"/>
    <w:rsid w:val="00141685"/>
    <w:rsid w:val="0014176E"/>
    <w:rsid w:val="001419EE"/>
    <w:rsid w:val="00141C29"/>
    <w:rsid w:val="001423A6"/>
    <w:rsid w:val="001428F5"/>
    <w:rsid w:val="00143E89"/>
    <w:rsid w:val="00144F0A"/>
    <w:rsid w:val="00145050"/>
    <w:rsid w:val="001455FD"/>
    <w:rsid w:val="001456F3"/>
    <w:rsid w:val="00145CA8"/>
    <w:rsid w:val="00145CFF"/>
    <w:rsid w:val="00146307"/>
    <w:rsid w:val="001467AC"/>
    <w:rsid w:val="0014682A"/>
    <w:rsid w:val="00146A22"/>
    <w:rsid w:val="00146B19"/>
    <w:rsid w:val="00146D59"/>
    <w:rsid w:val="00150054"/>
    <w:rsid w:val="001502A6"/>
    <w:rsid w:val="001505ED"/>
    <w:rsid w:val="00150994"/>
    <w:rsid w:val="001512C4"/>
    <w:rsid w:val="0015144A"/>
    <w:rsid w:val="00151CE1"/>
    <w:rsid w:val="00151E0E"/>
    <w:rsid w:val="00151E36"/>
    <w:rsid w:val="001524F3"/>
    <w:rsid w:val="00153498"/>
    <w:rsid w:val="001535F0"/>
    <w:rsid w:val="00153724"/>
    <w:rsid w:val="001539CC"/>
    <w:rsid w:val="00153A8A"/>
    <w:rsid w:val="0015474E"/>
    <w:rsid w:val="00155DAA"/>
    <w:rsid w:val="001570B8"/>
    <w:rsid w:val="00157C18"/>
    <w:rsid w:val="00157E6F"/>
    <w:rsid w:val="00160211"/>
    <w:rsid w:val="00162C3D"/>
    <w:rsid w:val="001637AD"/>
    <w:rsid w:val="001646A0"/>
    <w:rsid w:val="001649E6"/>
    <w:rsid w:val="00164E09"/>
    <w:rsid w:val="001650A7"/>
    <w:rsid w:val="00165490"/>
    <w:rsid w:val="00165888"/>
    <w:rsid w:val="00165E37"/>
    <w:rsid w:val="00166F7A"/>
    <w:rsid w:val="00167553"/>
    <w:rsid w:val="00167E30"/>
    <w:rsid w:val="00167F1B"/>
    <w:rsid w:val="00170649"/>
    <w:rsid w:val="001706CF"/>
    <w:rsid w:val="0017079A"/>
    <w:rsid w:val="00170C78"/>
    <w:rsid w:val="00170DD8"/>
    <w:rsid w:val="0017117F"/>
    <w:rsid w:val="00171CB6"/>
    <w:rsid w:val="0017214B"/>
    <w:rsid w:val="00172DFC"/>
    <w:rsid w:val="00173465"/>
    <w:rsid w:val="001735B5"/>
    <w:rsid w:val="00174CED"/>
    <w:rsid w:val="00174D71"/>
    <w:rsid w:val="00174EFC"/>
    <w:rsid w:val="001765D1"/>
    <w:rsid w:val="00176F3E"/>
    <w:rsid w:val="001773B2"/>
    <w:rsid w:val="001775D8"/>
    <w:rsid w:val="00181228"/>
    <w:rsid w:val="001837C0"/>
    <w:rsid w:val="001837E9"/>
    <w:rsid w:val="001840B3"/>
    <w:rsid w:val="001840C3"/>
    <w:rsid w:val="00184881"/>
    <w:rsid w:val="00184B92"/>
    <w:rsid w:val="0018598B"/>
    <w:rsid w:val="00185CF6"/>
    <w:rsid w:val="001860C6"/>
    <w:rsid w:val="00186305"/>
    <w:rsid w:val="00186658"/>
    <w:rsid w:val="00186675"/>
    <w:rsid w:val="00190368"/>
    <w:rsid w:val="00190787"/>
    <w:rsid w:val="00190AD2"/>
    <w:rsid w:val="00190B47"/>
    <w:rsid w:val="00190C33"/>
    <w:rsid w:val="00190CA3"/>
    <w:rsid w:val="0019197D"/>
    <w:rsid w:val="00192192"/>
    <w:rsid w:val="0019259E"/>
    <w:rsid w:val="00192744"/>
    <w:rsid w:val="00193FF2"/>
    <w:rsid w:val="001958FF"/>
    <w:rsid w:val="001959A8"/>
    <w:rsid w:val="00195D12"/>
    <w:rsid w:val="001963CF"/>
    <w:rsid w:val="00196CAF"/>
    <w:rsid w:val="00197637"/>
    <w:rsid w:val="001A023A"/>
    <w:rsid w:val="001A061C"/>
    <w:rsid w:val="001A0E65"/>
    <w:rsid w:val="001A10D2"/>
    <w:rsid w:val="001A1434"/>
    <w:rsid w:val="001A155F"/>
    <w:rsid w:val="001A179D"/>
    <w:rsid w:val="001A1819"/>
    <w:rsid w:val="001A1C1A"/>
    <w:rsid w:val="001A1CC5"/>
    <w:rsid w:val="001A1D32"/>
    <w:rsid w:val="001A1E31"/>
    <w:rsid w:val="001A23C5"/>
    <w:rsid w:val="001A2670"/>
    <w:rsid w:val="001A2822"/>
    <w:rsid w:val="001A2B0D"/>
    <w:rsid w:val="001A2DC4"/>
    <w:rsid w:val="001A30A7"/>
    <w:rsid w:val="001A3B5F"/>
    <w:rsid w:val="001A3B9B"/>
    <w:rsid w:val="001A3C33"/>
    <w:rsid w:val="001A3EFF"/>
    <w:rsid w:val="001A4F91"/>
    <w:rsid w:val="001A5BE2"/>
    <w:rsid w:val="001A600A"/>
    <w:rsid w:val="001A60FC"/>
    <w:rsid w:val="001A63DF"/>
    <w:rsid w:val="001A63EE"/>
    <w:rsid w:val="001A7060"/>
    <w:rsid w:val="001A728C"/>
    <w:rsid w:val="001A775A"/>
    <w:rsid w:val="001A7F18"/>
    <w:rsid w:val="001B039D"/>
    <w:rsid w:val="001B03F6"/>
    <w:rsid w:val="001B0C9A"/>
    <w:rsid w:val="001B1763"/>
    <w:rsid w:val="001B19A6"/>
    <w:rsid w:val="001B1A36"/>
    <w:rsid w:val="001B1AC2"/>
    <w:rsid w:val="001B2EFD"/>
    <w:rsid w:val="001B3166"/>
    <w:rsid w:val="001B31AF"/>
    <w:rsid w:val="001B34DB"/>
    <w:rsid w:val="001B3F77"/>
    <w:rsid w:val="001B569E"/>
    <w:rsid w:val="001B5EB5"/>
    <w:rsid w:val="001B6A47"/>
    <w:rsid w:val="001B6C04"/>
    <w:rsid w:val="001B6D6C"/>
    <w:rsid w:val="001B6DDA"/>
    <w:rsid w:val="001B7746"/>
    <w:rsid w:val="001C0165"/>
    <w:rsid w:val="001C056F"/>
    <w:rsid w:val="001C06BE"/>
    <w:rsid w:val="001C092F"/>
    <w:rsid w:val="001C0FCE"/>
    <w:rsid w:val="001C1089"/>
    <w:rsid w:val="001C120A"/>
    <w:rsid w:val="001C1938"/>
    <w:rsid w:val="001C1DA4"/>
    <w:rsid w:val="001C264B"/>
    <w:rsid w:val="001C2756"/>
    <w:rsid w:val="001C2844"/>
    <w:rsid w:val="001C2ADE"/>
    <w:rsid w:val="001C54AF"/>
    <w:rsid w:val="001C64BE"/>
    <w:rsid w:val="001C656F"/>
    <w:rsid w:val="001C775C"/>
    <w:rsid w:val="001C78BE"/>
    <w:rsid w:val="001C78C9"/>
    <w:rsid w:val="001C790A"/>
    <w:rsid w:val="001C7B3E"/>
    <w:rsid w:val="001C7D84"/>
    <w:rsid w:val="001D00D2"/>
    <w:rsid w:val="001D0A26"/>
    <w:rsid w:val="001D0EA2"/>
    <w:rsid w:val="001D1001"/>
    <w:rsid w:val="001D1A20"/>
    <w:rsid w:val="001D2DDF"/>
    <w:rsid w:val="001D4AA8"/>
    <w:rsid w:val="001D4E9E"/>
    <w:rsid w:val="001D5267"/>
    <w:rsid w:val="001D5830"/>
    <w:rsid w:val="001D5BD2"/>
    <w:rsid w:val="001D600C"/>
    <w:rsid w:val="001E047C"/>
    <w:rsid w:val="001E14BA"/>
    <w:rsid w:val="001E17CA"/>
    <w:rsid w:val="001E21C7"/>
    <w:rsid w:val="001E2A0D"/>
    <w:rsid w:val="001E2BA1"/>
    <w:rsid w:val="001E34AE"/>
    <w:rsid w:val="001E366E"/>
    <w:rsid w:val="001E3B49"/>
    <w:rsid w:val="001E5D17"/>
    <w:rsid w:val="001E600A"/>
    <w:rsid w:val="001E7924"/>
    <w:rsid w:val="001E79B4"/>
    <w:rsid w:val="001E7DF0"/>
    <w:rsid w:val="001F0173"/>
    <w:rsid w:val="001F0567"/>
    <w:rsid w:val="001F0B0B"/>
    <w:rsid w:val="001F0C03"/>
    <w:rsid w:val="001F0C06"/>
    <w:rsid w:val="001F162F"/>
    <w:rsid w:val="001F2337"/>
    <w:rsid w:val="001F2C5B"/>
    <w:rsid w:val="001F351A"/>
    <w:rsid w:val="001F3806"/>
    <w:rsid w:val="001F3A35"/>
    <w:rsid w:val="001F4B26"/>
    <w:rsid w:val="001F4F84"/>
    <w:rsid w:val="001F5220"/>
    <w:rsid w:val="001F573F"/>
    <w:rsid w:val="001F58EF"/>
    <w:rsid w:val="001F5B86"/>
    <w:rsid w:val="001F6C38"/>
    <w:rsid w:val="001F6DEB"/>
    <w:rsid w:val="001F7234"/>
    <w:rsid w:val="002001BD"/>
    <w:rsid w:val="002005FE"/>
    <w:rsid w:val="00200CD3"/>
    <w:rsid w:val="00201209"/>
    <w:rsid w:val="0020289B"/>
    <w:rsid w:val="0020300B"/>
    <w:rsid w:val="00203351"/>
    <w:rsid w:val="0020398E"/>
    <w:rsid w:val="00203EEA"/>
    <w:rsid w:val="00205592"/>
    <w:rsid w:val="00205804"/>
    <w:rsid w:val="00206109"/>
    <w:rsid w:val="00206261"/>
    <w:rsid w:val="00206463"/>
    <w:rsid w:val="002064C5"/>
    <w:rsid w:val="00206B63"/>
    <w:rsid w:val="00207C7C"/>
    <w:rsid w:val="00210BBB"/>
    <w:rsid w:val="00212687"/>
    <w:rsid w:val="00212AD9"/>
    <w:rsid w:val="00212B28"/>
    <w:rsid w:val="00212FB2"/>
    <w:rsid w:val="00213251"/>
    <w:rsid w:val="002136C1"/>
    <w:rsid w:val="00213DF2"/>
    <w:rsid w:val="00213F94"/>
    <w:rsid w:val="002140A6"/>
    <w:rsid w:val="00214401"/>
    <w:rsid w:val="002155E4"/>
    <w:rsid w:val="00215810"/>
    <w:rsid w:val="00216026"/>
    <w:rsid w:val="00217BF8"/>
    <w:rsid w:val="002211C3"/>
    <w:rsid w:val="002218A1"/>
    <w:rsid w:val="002227D3"/>
    <w:rsid w:val="002240BA"/>
    <w:rsid w:val="00226074"/>
    <w:rsid w:val="002260DD"/>
    <w:rsid w:val="002265E4"/>
    <w:rsid w:val="00226D5D"/>
    <w:rsid w:val="00226DBF"/>
    <w:rsid w:val="002270AE"/>
    <w:rsid w:val="00227834"/>
    <w:rsid w:val="00227BE8"/>
    <w:rsid w:val="00227D0D"/>
    <w:rsid w:val="00230697"/>
    <w:rsid w:val="0023074C"/>
    <w:rsid w:val="00230F5B"/>
    <w:rsid w:val="002310E0"/>
    <w:rsid w:val="002311C9"/>
    <w:rsid w:val="002313DD"/>
    <w:rsid w:val="002315FC"/>
    <w:rsid w:val="00231A34"/>
    <w:rsid w:val="00233436"/>
    <w:rsid w:val="002343C4"/>
    <w:rsid w:val="0023498F"/>
    <w:rsid w:val="00234E09"/>
    <w:rsid w:val="00234F8D"/>
    <w:rsid w:val="00235145"/>
    <w:rsid w:val="00235ACE"/>
    <w:rsid w:val="00235E03"/>
    <w:rsid w:val="002366BD"/>
    <w:rsid w:val="00236D19"/>
    <w:rsid w:val="00237092"/>
    <w:rsid w:val="00240A5E"/>
    <w:rsid w:val="002411E7"/>
    <w:rsid w:val="002417B2"/>
    <w:rsid w:val="00241D7D"/>
    <w:rsid w:val="00242197"/>
    <w:rsid w:val="0024223C"/>
    <w:rsid w:val="00242513"/>
    <w:rsid w:val="002429E2"/>
    <w:rsid w:val="00242A44"/>
    <w:rsid w:val="00242C2A"/>
    <w:rsid w:val="00243016"/>
    <w:rsid w:val="00243E5E"/>
    <w:rsid w:val="00244CE8"/>
    <w:rsid w:val="00244FC5"/>
    <w:rsid w:val="0024500D"/>
    <w:rsid w:val="00246948"/>
    <w:rsid w:val="00247197"/>
    <w:rsid w:val="0024760E"/>
    <w:rsid w:val="00247D2C"/>
    <w:rsid w:val="00247F9F"/>
    <w:rsid w:val="00251639"/>
    <w:rsid w:val="00251F5A"/>
    <w:rsid w:val="00251F83"/>
    <w:rsid w:val="002523C7"/>
    <w:rsid w:val="002523EC"/>
    <w:rsid w:val="0025294C"/>
    <w:rsid w:val="002546A5"/>
    <w:rsid w:val="00254BDB"/>
    <w:rsid w:val="00254DE2"/>
    <w:rsid w:val="002550D0"/>
    <w:rsid w:val="00255384"/>
    <w:rsid w:val="002554D1"/>
    <w:rsid w:val="00255835"/>
    <w:rsid w:val="0025606B"/>
    <w:rsid w:val="00256CBE"/>
    <w:rsid w:val="0025713E"/>
    <w:rsid w:val="00257557"/>
    <w:rsid w:val="00257903"/>
    <w:rsid w:val="00260069"/>
    <w:rsid w:val="00260EFA"/>
    <w:rsid w:val="0026199D"/>
    <w:rsid w:val="00261A41"/>
    <w:rsid w:val="00261DE6"/>
    <w:rsid w:val="00262079"/>
    <w:rsid w:val="0026259C"/>
    <w:rsid w:val="00262BC1"/>
    <w:rsid w:val="00262CD5"/>
    <w:rsid w:val="00262D04"/>
    <w:rsid w:val="00262EB2"/>
    <w:rsid w:val="002632AB"/>
    <w:rsid w:val="002632C3"/>
    <w:rsid w:val="002638DD"/>
    <w:rsid w:val="00263CA5"/>
    <w:rsid w:val="002643B9"/>
    <w:rsid w:val="0026516D"/>
    <w:rsid w:val="00265578"/>
    <w:rsid w:val="0026576A"/>
    <w:rsid w:val="00265D7F"/>
    <w:rsid w:val="00266B45"/>
    <w:rsid w:val="002679EB"/>
    <w:rsid w:val="00267C2B"/>
    <w:rsid w:val="00270A3D"/>
    <w:rsid w:val="00271BCD"/>
    <w:rsid w:val="00271EA7"/>
    <w:rsid w:val="0027228A"/>
    <w:rsid w:val="002726AF"/>
    <w:rsid w:val="002728FE"/>
    <w:rsid w:val="00272B76"/>
    <w:rsid w:val="002732D1"/>
    <w:rsid w:val="00273684"/>
    <w:rsid w:val="002736FD"/>
    <w:rsid w:val="00273EEB"/>
    <w:rsid w:val="0027436A"/>
    <w:rsid w:val="002751FA"/>
    <w:rsid w:val="00275BCC"/>
    <w:rsid w:val="00275D93"/>
    <w:rsid w:val="00277A43"/>
    <w:rsid w:val="00277E51"/>
    <w:rsid w:val="0028016C"/>
    <w:rsid w:val="00280672"/>
    <w:rsid w:val="002809FD"/>
    <w:rsid w:val="00280F0D"/>
    <w:rsid w:val="002818ED"/>
    <w:rsid w:val="00281EE8"/>
    <w:rsid w:val="0028222F"/>
    <w:rsid w:val="002822C3"/>
    <w:rsid w:val="00282442"/>
    <w:rsid w:val="00282866"/>
    <w:rsid w:val="00283018"/>
    <w:rsid w:val="00283559"/>
    <w:rsid w:val="00283C35"/>
    <w:rsid w:val="00283D75"/>
    <w:rsid w:val="00283DBE"/>
    <w:rsid w:val="00284715"/>
    <w:rsid w:val="002847A9"/>
    <w:rsid w:val="00285E59"/>
    <w:rsid w:val="002861E4"/>
    <w:rsid w:val="00286822"/>
    <w:rsid w:val="002869D3"/>
    <w:rsid w:val="002874EB"/>
    <w:rsid w:val="00287A97"/>
    <w:rsid w:val="00290063"/>
    <w:rsid w:val="002904AC"/>
    <w:rsid w:val="00290B81"/>
    <w:rsid w:val="00290D72"/>
    <w:rsid w:val="00290F63"/>
    <w:rsid w:val="00291249"/>
    <w:rsid w:val="0029273A"/>
    <w:rsid w:val="002942E2"/>
    <w:rsid w:val="002949DF"/>
    <w:rsid w:val="002949EC"/>
    <w:rsid w:val="002962EF"/>
    <w:rsid w:val="002967E1"/>
    <w:rsid w:val="0029684C"/>
    <w:rsid w:val="00297A5E"/>
    <w:rsid w:val="002A05FF"/>
    <w:rsid w:val="002A19FE"/>
    <w:rsid w:val="002A1B3F"/>
    <w:rsid w:val="002A1F3E"/>
    <w:rsid w:val="002A2287"/>
    <w:rsid w:val="002A29C9"/>
    <w:rsid w:val="002A2B88"/>
    <w:rsid w:val="002A2BF2"/>
    <w:rsid w:val="002A2D0F"/>
    <w:rsid w:val="002A2E4A"/>
    <w:rsid w:val="002A4FC3"/>
    <w:rsid w:val="002A56DC"/>
    <w:rsid w:val="002A5FC2"/>
    <w:rsid w:val="002A6679"/>
    <w:rsid w:val="002A7F69"/>
    <w:rsid w:val="002B01F8"/>
    <w:rsid w:val="002B030E"/>
    <w:rsid w:val="002B0786"/>
    <w:rsid w:val="002B0D45"/>
    <w:rsid w:val="002B1195"/>
    <w:rsid w:val="002B2554"/>
    <w:rsid w:val="002B2D65"/>
    <w:rsid w:val="002B2D7A"/>
    <w:rsid w:val="002B3CBB"/>
    <w:rsid w:val="002B50B6"/>
    <w:rsid w:val="002B546E"/>
    <w:rsid w:val="002B578E"/>
    <w:rsid w:val="002B5B5C"/>
    <w:rsid w:val="002B60FF"/>
    <w:rsid w:val="002B6763"/>
    <w:rsid w:val="002B69AD"/>
    <w:rsid w:val="002B76FB"/>
    <w:rsid w:val="002B7C32"/>
    <w:rsid w:val="002B7E4E"/>
    <w:rsid w:val="002C1B96"/>
    <w:rsid w:val="002C29DA"/>
    <w:rsid w:val="002C2CAA"/>
    <w:rsid w:val="002C3322"/>
    <w:rsid w:val="002C3395"/>
    <w:rsid w:val="002C33A9"/>
    <w:rsid w:val="002C3478"/>
    <w:rsid w:val="002C42D0"/>
    <w:rsid w:val="002C45C9"/>
    <w:rsid w:val="002C495D"/>
    <w:rsid w:val="002C4AF3"/>
    <w:rsid w:val="002C65B0"/>
    <w:rsid w:val="002C689E"/>
    <w:rsid w:val="002D0580"/>
    <w:rsid w:val="002D18BC"/>
    <w:rsid w:val="002D1B9D"/>
    <w:rsid w:val="002D1D29"/>
    <w:rsid w:val="002D2491"/>
    <w:rsid w:val="002D3391"/>
    <w:rsid w:val="002D36EB"/>
    <w:rsid w:val="002D4A08"/>
    <w:rsid w:val="002D633D"/>
    <w:rsid w:val="002D64EF"/>
    <w:rsid w:val="002D6790"/>
    <w:rsid w:val="002D67C8"/>
    <w:rsid w:val="002E01AD"/>
    <w:rsid w:val="002E0537"/>
    <w:rsid w:val="002E11F7"/>
    <w:rsid w:val="002E325E"/>
    <w:rsid w:val="002E354B"/>
    <w:rsid w:val="002E3554"/>
    <w:rsid w:val="002E37E0"/>
    <w:rsid w:val="002E3BDA"/>
    <w:rsid w:val="002E46C7"/>
    <w:rsid w:val="002E55A9"/>
    <w:rsid w:val="002E6406"/>
    <w:rsid w:val="002E6A07"/>
    <w:rsid w:val="002E6DA9"/>
    <w:rsid w:val="002E73AC"/>
    <w:rsid w:val="002E7768"/>
    <w:rsid w:val="002F0001"/>
    <w:rsid w:val="002F12D1"/>
    <w:rsid w:val="002F189E"/>
    <w:rsid w:val="002F1C0E"/>
    <w:rsid w:val="002F1EE4"/>
    <w:rsid w:val="002F2290"/>
    <w:rsid w:val="002F277B"/>
    <w:rsid w:val="002F28CE"/>
    <w:rsid w:val="002F41E8"/>
    <w:rsid w:val="002F4C98"/>
    <w:rsid w:val="002F5AB3"/>
    <w:rsid w:val="002F7420"/>
    <w:rsid w:val="002F7B76"/>
    <w:rsid w:val="002F7DDF"/>
    <w:rsid w:val="00300A36"/>
    <w:rsid w:val="00300AF3"/>
    <w:rsid w:val="00301442"/>
    <w:rsid w:val="003014CF"/>
    <w:rsid w:val="00301B21"/>
    <w:rsid w:val="003024AA"/>
    <w:rsid w:val="00302C1B"/>
    <w:rsid w:val="003035FA"/>
    <w:rsid w:val="003039B3"/>
    <w:rsid w:val="00303A56"/>
    <w:rsid w:val="00303DE9"/>
    <w:rsid w:val="003046EB"/>
    <w:rsid w:val="00304E0E"/>
    <w:rsid w:val="00304E3F"/>
    <w:rsid w:val="003071AA"/>
    <w:rsid w:val="00307D0F"/>
    <w:rsid w:val="00310C15"/>
    <w:rsid w:val="00310FC4"/>
    <w:rsid w:val="00311994"/>
    <w:rsid w:val="00311C73"/>
    <w:rsid w:val="00311F71"/>
    <w:rsid w:val="00312462"/>
    <w:rsid w:val="00312551"/>
    <w:rsid w:val="00313068"/>
    <w:rsid w:val="00313095"/>
    <w:rsid w:val="00313971"/>
    <w:rsid w:val="00314DC8"/>
    <w:rsid w:val="003154E3"/>
    <w:rsid w:val="00315D7D"/>
    <w:rsid w:val="003169F2"/>
    <w:rsid w:val="00317002"/>
    <w:rsid w:val="0031701C"/>
    <w:rsid w:val="0031760D"/>
    <w:rsid w:val="00317E55"/>
    <w:rsid w:val="00317EC6"/>
    <w:rsid w:val="00317F91"/>
    <w:rsid w:val="003202CF"/>
    <w:rsid w:val="00320449"/>
    <w:rsid w:val="003211FD"/>
    <w:rsid w:val="00321756"/>
    <w:rsid w:val="0032267B"/>
    <w:rsid w:val="00322BC1"/>
    <w:rsid w:val="00322CA9"/>
    <w:rsid w:val="00322CF4"/>
    <w:rsid w:val="00322F62"/>
    <w:rsid w:val="0032324D"/>
    <w:rsid w:val="00323650"/>
    <w:rsid w:val="0032401E"/>
    <w:rsid w:val="0032473A"/>
    <w:rsid w:val="00324E55"/>
    <w:rsid w:val="00325305"/>
    <w:rsid w:val="00325413"/>
    <w:rsid w:val="00325B57"/>
    <w:rsid w:val="00326758"/>
    <w:rsid w:val="0032767D"/>
    <w:rsid w:val="003301A6"/>
    <w:rsid w:val="003309EA"/>
    <w:rsid w:val="00330A98"/>
    <w:rsid w:val="00330DDF"/>
    <w:rsid w:val="00330E50"/>
    <w:rsid w:val="0033103F"/>
    <w:rsid w:val="00331371"/>
    <w:rsid w:val="00331956"/>
    <w:rsid w:val="003323FA"/>
    <w:rsid w:val="00332BAA"/>
    <w:rsid w:val="00332E05"/>
    <w:rsid w:val="00333011"/>
    <w:rsid w:val="00334958"/>
    <w:rsid w:val="003350C9"/>
    <w:rsid w:val="00335798"/>
    <w:rsid w:val="0034012D"/>
    <w:rsid w:val="003403A8"/>
    <w:rsid w:val="00340E9F"/>
    <w:rsid w:val="00340EAA"/>
    <w:rsid w:val="00341ADE"/>
    <w:rsid w:val="0034303F"/>
    <w:rsid w:val="00343798"/>
    <w:rsid w:val="003439A9"/>
    <w:rsid w:val="003439E8"/>
    <w:rsid w:val="00343B07"/>
    <w:rsid w:val="003444D7"/>
    <w:rsid w:val="00344920"/>
    <w:rsid w:val="00344BEB"/>
    <w:rsid w:val="00345B65"/>
    <w:rsid w:val="003460F5"/>
    <w:rsid w:val="0034627E"/>
    <w:rsid w:val="00346447"/>
    <w:rsid w:val="00346952"/>
    <w:rsid w:val="00346962"/>
    <w:rsid w:val="00346BFE"/>
    <w:rsid w:val="00346D5D"/>
    <w:rsid w:val="00347419"/>
    <w:rsid w:val="00347A81"/>
    <w:rsid w:val="00347B59"/>
    <w:rsid w:val="00347C25"/>
    <w:rsid w:val="0035021D"/>
    <w:rsid w:val="00350F39"/>
    <w:rsid w:val="00351BA6"/>
    <w:rsid w:val="00352A52"/>
    <w:rsid w:val="003544B7"/>
    <w:rsid w:val="00354719"/>
    <w:rsid w:val="00354FC7"/>
    <w:rsid w:val="0035559F"/>
    <w:rsid w:val="00355774"/>
    <w:rsid w:val="003559C1"/>
    <w:rsid w:val="00355AA2"/>
    <w:rsid w:val="00356921"/>
    <w:rsid w:val="0035783F"/>
    <w:rsid w:val="0036054F"/>
    <w:rsid w:val="003605B8"/>
    <w:rsid w:val="00360CE5"/>
    <w:rsid w:val="003614E6"/>
    <w:rsid w:val="003618E2"/>
    <w:rsid w:val="00361B0C"/>
    <w:rsid w:val="00361EB3"/>
    <w:rsid w:val="00361FCC"/>
    <w:rsid w:val="00362DA7"/>
    <w:rsid w:val="00363799"/>
    <w:rsid w:val="00364132"/>
    <w:rsid w:val="00365264"/>
    <w:rsid w:val="003666A7"/>
    <w:rsid w:val="003666C3"/>
    <w:rsid w:val="003666EE"/>
    <w:rsid w:val="00366BA8"/>
    <w:rsid w:val="00367289"/>
    <w:rsid w:val="00367700"/>
    <w:rsid w:val="00367DC4"/>
    <w:rsid w:val="00370270"/>
    <w:rsid w:val="0037071D"/>
    <w:rsid w:val="00370CED"/>
    <w:rsid w:val="00370E27"/>
    <w:rsid w:val="003715F0"/>
    <w:rsid w:val="003726DF"/>
    <w:rsid w:val="003727F3"/>
    <w:rsid w:val="003728CC"/>
    <w:rsid w:val="003729FB"/>
    <w:rsid w:val="00372AD9"/>
    <w:rsid w:val="0037323A"/>
    <w:rsid w:val="003732E5"/>
    <w:rsid w:val="0037380D"/>
    <w:rsid w:val="00373914"/>
    <w:rsid w:val="00374E28"/>
    <w:rsid w:val="00374E63"/>
    <w:rsid w:val="003753CA"/>
    <w:rsid w:val="003754F5"/>
    <w:rsid w:val="003764EB"/>
    <w:rsid w:val="00376C14"/>
    <w:rsid w:val="00380F06"/>
    <w:rsid w:val="003825B8"/>
    <w:rsid w:val="00382859"/>
    <w:rsid w:val="003831CF"/>
    <w:rsid w:val="003832E2"/>
    <w:rsid w:val="00383AB8"/>
    <w:rsid w:val="00385349"/>
    <w:rsid w:val="00385704"/>
    <w:rsid w:val="00385B20"/>
    <w:rsid w:val="00387677"/>
    <w:rsid w:val="003877BA"/>
    <w:rsid w:val="00387BC0"/>
    <w:rsid w:val="0039024A"/>
    <w:rsid w:val="00390A3E"/>
    <w:rsid w:val="00391862"/>
    <w:rsid w:val="00391A53"/>
    <w:rsid w:val="003920B7"/>
    <w:rsid w:val="003921AB"/>
    <w:rsid w:val="003922F1"/>
    <w:rsid w:val="00392E4A"/>
    <w:rsid w:val="00392F1A"/>
    <w:rsid w:val="003931AA"/>
    <w:rsid w:val="003935A6"/>
    <w:rsid w:val="00393A68"/>
    <w:rsid w:val="00396A90"/>
    <w:rsid w:val="00396EC7"/>
    <w:rsid w:val="00396F1D"/>
    <w:rsid w:val="0039739C"/>
    <w:rsid w:val="003A00A1"/>
    <w:rsid w:val="003A08B7"/>
    <w:rsid w:val="003A0E18"/>
    <w:rsid w:val="003A16A4"/>
    <w:rsid w:val="003A1B01"/>
    <w:rsid w:val="003A1C63"/>
    <w:rsid w:val="003A2D49"/>
    <w:rsid w:val="003A3A1F"/>
    <w:rsid w:val="003A4180"/>
    <w:rsid w:val="003A450D"/>
    <w:rsid w:val="003A454B"/>
    <w:rsid w:val="003A4595"/>
    <w:rsid w:val="003A468C"/>
    <w:rsid w:val="003A4C2F"/>
    <w:rsid w:val="003A5450"/>
    <w:rsid w:val="003A5599"/>
    <w:rsid w:val="003A5C1E"/>
    <w:rsid w:val="003A6021"/>
    <w:rsid w:val="003A6F4C"/>
    <w:rsid w:val="003A7DC2"/>
    <w:rsid w:val="003B0908"/>
    <w:rsid w:val="003B0A07"/>
    <w:rsid w:val="003B1D24"/>
    <w:rsid w:val="003B2B2E"/>
    <w:rsid w:val="003B3792"/>
    <w:rsid w:val="003B3893"/>
    <w:rsid w:val="003B3BC5"/>
    <w:rsid w:val="003B494B"/>
    <w:rsid w:val="003B4C49"/>
    <w:rsid w:val="003B519D"/>
    <w:rsid w:val="003B54E0"/>
    <w:rsid w:val="003B6461"/>
    <w:rsid w:val="003B717E"/>
    <w:rsid w:val="003B7216"/>
    <w:rsid w:val="003B7B19"/>
    <w:rsid w:val="003B7BD5"/>
    <w:rsid w:val="003C01BC"/>
    <w:rsid w:val="003C0C26"/>
    <w:rsid w:val="003C10E2"/>
    <w:rsid w:val="003C1253"/>
    <w:rsid w:val="003C1AC6"/>
    <w:rsid w:val="003C210C"/>
    <w:rsid w:val="003C2129"/>
    <w:rsid w:val="003C302E"/>
    <w:rsid w:val="003C351C"/>
    <w:rsid w:val="003C383D"/>
    <w:rsid w:val="003C4118"/>
    <w:rsid w:val="003C505D"/>
    <w:rsid w:val="003C5692"/>
    <w:rsid w:val="003C5825"/>
    <w:rsid w:val="003C5A7A"/>
    <w:rsid w:val="003C5F3B"/>
    <w:rsid w:val="003C6605"/>
    <w:rsid w:val="003C6CDA"/>
    <w:rsid w:val="003C74DB"/>
    <w:rsid w:val="003C7B1A"/>
    <w:rsid w:val="003C7DF5"/>
    <w:rsid w:val="003D0A30"/>
    <w:rsid w:val="003D0F22"/>
    <w:rsid w:val="003D17D6"/>
    <w:rsid w:val="003D29A2"/>
    <w:rsid w:val="003D2A18"/>
    <w:rsid w:val="003D30D0"/>
    <w:rsid w:val="003D43B4"/>
    <w:rsid w:val="003D4C13"/>
    <w:rsid w:val="003D589F"/>
    <w:rsid w:val="003D5B5A"/>
    <w:rsid w:val="003D6454"/>
    <w:rsid w:val="003D65D2"/>
    <w:rsid w:val="003D69D5"/>
    <w:rsid w:val="003D79A4"/>
    <w:rsid w:val="003D7B04"/>
    <w:rsid w:val="003D7C82"/>
    <w:rsid w:val="003E040A"/>
    <w:rsid w:val="003E04B8"/>
    <w:rsid w:val="003E0B6D"/>
    <w:rsid w:val="003E0BF9"/>
    <w:rsid w:val="003E0E5F"/>
    <w:rsid w:val="003E1442"/>
    <w:rsid w:val="003E1F3B"/>
    <w:rsid w:val="003E3EC2"/>
    <w:rsid w:val="003E42FF"/>
    <w:rsid w:val="003E4409"/>
    <w:rsid w:val="003E4786"/>
    <w:rsid w:val="003E5592"/>
    <w:rsid w:val="003E5A6B"/>
    <w:rsid w:val="003E5E2D"/>
    <w:rsid w:val="003E5FCA"/>
    <w:rsid w:val="003E5FEA"/>
    <w:rsid w:val="003E62AE"/>
    <w:rsid w:val="003E6559"/>
    <w:rsid w:val="003E68A5"/>
    <w:rsid w:val="003E68C9"/>
    <w:rsid w:val="003E6EBF"/>
    <w:rsid w:val="003E7392"/>
    <w:rsid w:val="003E78E1"/>
    <w:rsid w:val="003F026C"/>
    <w:rsid w:val="003F11E0"/>
    <w:rsid w:val="003F2016"/>
    <w:rsid w:val="003F3816"/>
    <w:rsid w:val="003F38E6"/>
    <w:rsid w:val="003F583C"/>
    <w:rsid w:val="003F6D0F"/>
    <w:rsid w:val="003F740A"/>
    <w:rsid w:val="003F7E08"/>
    <w:rsid w:val="0040062F"/>
    <w:rsid w:val="00400844"/>
    <w:rsid w:val="00401665"/>
    <w:rsid w:val="0040180B"/>
    <w:rsid w:val="00402A0E"/>
    <w:rsid w:val="00403399"/>
    <w:rsid w:val="0040379A"/>
    <w:rsid w:val="0040387A"/>
    <w:rsid w:val="0040419E"/>
    <w:rsid w:val="0040451A"/>
    <w:rsid w:val="00404672"/>
    <w:rsid w:val="00404AB3"/>
    <w:rsid w:val="00405371"/>
    <w:rsid w:val="00406740"/>
    <w:rsid w:val="004073C9"/>
    <w:rsid w:val="00407DE4"/>
    <w:rsid w:val="0041019A"/>
    <w:rsid w:val="0041212C"/>
    <w:rsid w:val="0041253D"/>
    <w:rsid w:val="00412650"/>
    <w:rsid w:val="0041274B"/>
    <w:rsid w:val="00412FF1"/>
    <w:rsid w:val="00413087"/>
    <w:rsid w:val="004132E5"/>
    <w:rsid w:val="00413575"/>
    <w:rsid w:val="00413584"/>
    <w:rsid w:val="00413E3E"/>
    <w:rsid w:val="004140E7"/>
    <w:rsid w:val="00414422"/>
    <w:rsid w:val="004144CF"/>
    <w:rsid w:val="00414DB0"/>
    <w:rsid w:val="0041539A"/>
    <w:rsid w:val="004153A9"/>
    <w:rsid w:val="004161B6"/>
    <w:rsid w:val="00416980"/>
    <w:rsid w:val="00416D8D"/>
    <w:rsid w:val="00420379"/>
    <w:rsid w:val="00420451"/>
    <w:rsid w:val="0042083F"/>
    <w:rsid w:val="00420F24"/>
    <w:rsid w:val="004212BC"/>
    <w:rsid w:val="00422BB9"/>
    <w:rsid w:val="00422CA6"/>
    <w:rsid w:val="00422E15"/>
    <w:rsid w:val="00423198"/>
    <w:rsid w:val="00423210"/>
    <w:rsid w:val="0042349B"/>
    <w:rsid w:val="004235BE"/>
    <w:rsid w:val="00424921"/>
    <w:rsid w:val="00424A7F"/>
    <w:rsid w:val="00424C8E"/>
    <w:rsid w:val="00424DCB"/>
    <w:rsid w:val="00424E81"/>
    <w:rsid w:val="00425557"/>
    <w:rsid w:val="00426133"/>
    <w:rsid w:val="00426CA7"/>
    <w:rsid w:val="00427292"/>
    <w:rsid w:val="00427EEC"/>
    <w:rsid w:val="0043060D"/>
    <w:rsid w:val="00430659"/>
    <w:rsid w:val="00430DF2"/>
    <w:rsid w:val="00431254"/>
    <w:rsid w:val="00431B0A"/>
    <w:rsid w:val="00431B85"/>
    <w:rsid w:val="00432D5E"/>
    <w:rsid w:val="00432DDA"/>
    <w:rsid w:val="00433175"/>
    <w:rsid w:val="004336D3"/>
    <w:rsid w:val="004339AA"/>
    <w:rsid w:val="00434473"/>
    <w:rsid w:val="00435070"/>
    <w:rsid w:val="00435787"/>
    <w:rsid w:val="00436534"/>
    <w:rsid w:val="00436589"/>
    <w:rsid w:val="00436E40"/>
    <w:rsid w:val="004407B8"/>
    <w:rsid w:val="00440B82"/>
    <w:rsid w:val="00440CEA"/>
    <w:rsid w:val="00440D4E"/>
    <w:rsid w:val="00440D73"/>
    <w:rsid w:val="00441E7D"/>
    <w:rsid w:val="00443943"/>
    <w:rsid w:val="00443C87"/>
    <w:rsid w:val="00444D06"/>
    <w:rsid w:val="004456A0"/>
    <w:rsid w:val="00445A9B"/>
    <w:rsid w:val="00445D75"/>
    <w:rsid w:val="00445F94"/>
    <w:rsid w:val="00446D1C"/>
    <w:rsid w:val="00447532"/>
    <w:rsid w:val="00450F71"/>
    <w:rsid w:val="00451262"/>
    <w:rsid w:val="00451F18"/>
    <w:rsid w:val="0045237F"/>
    <w:rsid w:val="00452BEB"/>
    <w:rsid w:val="0045341F"/>
    <w:rsid w:val="00453BD9"/>
    <w:rsid w:val="004544D9"/>
    <w:rsid w:val="00454574"/>
    <w:rsid w:val="00455121"/>
    <w:rsid w:val="004554F1"/>
    <w:rsid w:val="0045575E"/>
    <w:rsid w:val="00455E83"/>
    <w:rsid w:val="004563FC"/>
    <w:rsid w:val="00457974"/>
    <w:rsid w:val="00457B80"/>
    <w:rsid w:val="00457F5C"/>
    <w:rsid w:val="00457FD8"/>
    <w:rsid w:val="004603BE"/>
    <w:rsid w:val="00460877"/>
    <w:rsid w:val="00462100"/>
    <w:rsid w:val="00462BC0"/>
    <w:rsid w:val="00462D56"/>
    <w:rsid w:val="00462E79"/>
    <w:rsid w:val="00463928"/>
    <w:rsid w:val="00464126"/>
    <w:rsid w:val="004648A7"/>
    <w:rsid w:val="004655E2"/>
    <w:rsid w:val="00465D43"/>
    <w:rsid w:val="0046718B"/>
    <w:rsid w:val="0046751B"/>
    <w:rsid w:val="00467BAB"/>
    <w:rsid w:val="00467FBD"/>
    <w:rsid w:val="0047025B"/>
    <w:rsid w:val="00470420"/>
    <w:rsid w:val="0047044A"/>
    <w:rsid w:val="0047055F"/>
    <w:rsid w:val="00470851"/>
    <w:rsid w:val="00470E2A"/>
    <w:rsid w:val="00470F9E"/>
    <w:rsid w:val="004717A7"/>
    <w:rsid w:val="00472A74"/>
    <w:rsid w:val="00474513"/>
    <w:rsid w:val="00474789"/>
    <w:rsid w:val="00474798"/>
    <w:rsid w:val="00474DAC"/>
    <w:rsid w:val="00474FDD"/>
    <w:rsid w:val="0047506E"/>
    <w:rsid w:val="0047592E"/>
    <w:rsid w:val="004762F3"/>
    <w:rsid w:val="00476CAA"/>
    <w:rsid w:val="00477EB9"/>
    <w:rsid w:val="004801EF"/>
    <w:rsid w:val="00480ADB"/>
    <w:rsid w:val="00480BA8"/>
    <w:rsid w:val="004811B6"/>
    <w:rsid w:val="00481664"/>
    <w:rsid w:val="00481BC4"/>
    <w:rsid w:val="004825ED"/>
    <w:rsid w:val="004829B0"/>
    <w:rsid w:val="00482CAE"/>
    <w:rsid w:val="00482F75"/>
    <w:rsid w:val="0048345D"/>
    <w:rsid w:val="0048351E"/>
    <w:rsid w:val="00483D99"/>
    <w:rsid w:val="0048429D"/>
    <w:rsid w:val="00484AA6"/>
    <w:rsid w:val="00485B46"/>
    <w:rsid w:val="00485B90"/>
    <w:rsid w:val="0048653B"/>
    <w:rsid w:val="00486718"/>
    <w:rsid w:val="00486740"/>
    <w:rsid w:val="004867FF"/>
    <w:rsid w:val="00486B62"/>
    <w:rsid w:val="00486EF7"/>
    <w:rsid w:val="00487036"/>
    <w:rsid w:val="00490C13"/>
    <w:rsid w:val="00490CF3"/>
    <w:rsid w:val="00490DCD"/>
    <w:rsid w:val="0049134B"/>
    <w:rsid w:val="00491EF2"/>
    <w:rsid w:val="00492066"/>
    <w:rsid w:val="00492B23"/>
    <w:rsid w:val="00493116"/>
    <w:rsid w:val="00493C4D"/>
    <w:rsid w:val="00494305"/>
    <w:rsid w:val="00494EA6"/>
    <w:rsid w:val="00495F32"/>
    <w:rsid w:val="00496408"/>
    <w:rsid w:val="00496826"/>
    <w:rsid w:val="004969B7"/>
    <w:rsid w:val="00496BC4"/>
    <w:rsid w:val="004A0A06"/>
    <w:rsid w:val="004A0B1B"/>
    <w:rsid w:val="004A1CC0"/>
    <w:rsid w:val="004A2588"/>
    <w:rsid w:val="004A2B15"/>
    <w:rsid w:val="004A33B6"/>
    <w:rsid w:val="004A3B93"/>
    <w:rsid w:val="004A3FD2"/>
    <w:rsid w:val="004A520F"/>
    <w:rsid w:val="004A5408"/>
    <w:rsid w:val="004A59D6"/>
    <w:rsid w:val="004A5EBF"/>
    <w:rsid w:val="004A6869"/>
    <w:rsid w:val="004A6929"/>
    <w:rsid w:val="004A6C59"/>
    <w:rsid w:val="004A7B7F"/>
    <w:rsid w:val="004B0325"/>
    <w:rsid w:val="004B06B5"/>
    <w:rsid w:val="004B0CCA"/>
    <w:rsid w:val="004B109F"/>
    <w:rsid w:val="004B167C"/>
    <w:rsid w:val="004B1765"/>
    <w:rsid w:val="004B18CD"/>
    <w:rsid w:val="004B18FD"/>
    <w:rsid w:val="004B201A"/>
    <w:rsid w:val="004B2207"/>
    <w:rsid w:val="004B2B97"/>
    <w:rsid w:val="004B35D9"/>
    <w:rsid w:val="004B3E7C"/>
    <w:rsid w:val="004B410B"/>
    <w:rsid w:val="004B41F6"/>
    <w:rsid w:val="004B4F69"/>
    <w:rsid w:val="004B5B49"/>
    <w:rsid w:val="004B67B0"/>
    <w:rsid w:val="004B68E8"/>
    <w:rsid w:val="004B6BBD"/>
    <w:rsid w:val="004B6DB5"/>
    <w:rsid w:val="004C048D"/>
    <w:rsid w:val="004C0A33"/>
    <w:rsid w:val="004C0BD3"/>
    <w:rsid w:val="004C0D37"/>
    <w:rsid w:val="004C1543"/>
    <w:rsid w:val="004C1B0D"/>
    <w:rsid w:val="004C1EB5"/>
    <w:rsid w:val="004C21C6"/>
    <w:rsid w:val="004C32A2"/>
    <w:rsid w:val="004C3B37"/>
    <w:rsid w:val="004C4844"/>
    <w:rsid w:val="004C4C3F"/>
    <w:rsid w:val="004C5518"/>
    <w:rsid w:val="004C59DF"/>
    <w:rsid w:val="004C6AF7"/>
    <w:rsid w:val="004C6C8E"/>
    <w:rsid w:val="004C6E49"/>
    <w:rsid w:val="004C6F9B"/>
    <w:rsid w:val="004C7961"/>
    <w:rsid w:val="004CE4B9"/>
    <w:rsid w:val="004D1255"/>
    <w:rsid w:val="004D1350"/>
    <w:rsid w:val="004D184C"/>
    <w:rsid w:val="004D23F6"/>
    <w:rsid w:val="004D2939"/>
    <w:rsid w:val="004D29FB"/>
    <w:rsid w:val="004D3399"/>
    <w:rsid w:val="004D51B3"/>
    <w:rsid w:val="004D5D60"/>
    <w:rsid w:val="004D61BE"/>
    <w:rsid w:val="004D6810"/>
    <w:rsid w:val="004D693F"/>
    <w:rsid w:val="004D6D48"/>
    <w:rsid w:val="004E0B59"/>
    <w:rsid w:val="004E0B6E"/>
    <w:rsid w:val="004E1C56"/>
    <w:rsid w:val="004E1DF1"/>
    <w:rsid w:val="004E2EA7"/>
    <w:rsid w:val="004E31FB"/>
    <w:rsid w:val="004E3B38"/>
    <w:rsid w:val="004E3D4D"/>
    <w:rsid w:val="004E4B30"/>
    <w:rsid w:val="004E4B39"/>
    <w:rsid w:val="004E53FD"/>
    <w:rsid w:val="004E5A1A"/>
    <w:rsid w:val="004E6D54"/>
    <w:rsid w:val="004E7FA9"/>
    <w:rsid w:val="004F041D"/>
    <w:rsid w:val="004F0582"/>
    <w:rsid w:val="004F0946"/>
    <w:rsid w:val="004F143C"/>
    <w:rsid w:val="004F24BC"/>
    <w:rsid w:val="004F26F9"/>
    <w:rsid w:val="004F2927"/>
    <w:rsid w:val="004F2C6D"/>
    <w:rsid w:val="004F2DF6"/>
    <w:rsid w:val="004F394B"/>
    <w:rsid w:val="004F39BE"/>
    <w:rsid w:val="004F3AA2"/>
    <w:rsid w:val="004F3D0B"/>
    <w:rsid w:val="004F4051"/>
    <w:rsid w:val="004F4177"/>
    <w:rsid w:val="004F4CF0"/>
    <w:rsid w:val="004F54F5"/>
    <w:rsid w:val="004F5D84"/>
    <w:rsid w:val="004F6433"/>
    <w:rsid w:val="004F68A7"/>
    <w:rsid w:val="004F6C53"/>
    <w:rsid w:val="005002BB"/>
    <w:rsid w:val="005002DF"/>
    <w:rsid w:val="005004E5"/>
    <w:rsid w:val="005005E0"/>
    <w:rsid w:val="00500930"/>
    <w:rsid w:val="005012D4"/>
    <w:rsid w:val="005026F8"/>
    <w:rsid w:val="00503885"/>
    <w:rsid w:val="00503E0B"/>
    <w:rsid w:val="0050507E"/>
    <w:rsid w:val="00505BE0"/>
    <w:rsid w:val="00506C80"/>
    <w:rsid w:val="00507B22"/>
    <w:rsid w:val="00511550"/>
    <w:rsid w:val="00511627"/>
    <w:rsid w:val="00511EAA"/>
    <w:rsid w:val="00511FE2"/>
    <w:rsid w:val="0051311A"/>
    <w:rsid w:val="00513917"/>
    <w:rsid w:val="0051397B"/>
    <w:rsid w:val="00515157"/>
    <w:rsid w:val="00515346"/>
    <w:rsid w:val="00516181"/>
    <w:rsid w:val="0051684C"/>
    <w:rsid w:val="00516928"/>
    <w:rsid w:val="00517F14"/>
    <w:rsid w:val="00520BAB"/>
    <w:rsid w:val="00521056"/>
    <w:rsid w:val="0052201A"/>
    <w:rsid w:val="0052238B"/>
    <w:rsid w:val="0052319B"/>
    <w:rsid w:val="005232AB"/>
    <w:rsid w:val="00523960"/>
    <w:rsid w:val="00523CE5"/>
    <w:rsid w:val="00523FD9"/>
    <w:rsid w:val="005247FD"/>
    <w:rsid w:val="00524E1D"/>
    <w:rsid w:val="00524F53"/>
    <w:rsid w:val="005251F8"/>
    <w:rsid w:val="005252B1"/>
    <w:rsid w:val="005258EA"/>
    <w:rsid w:val="00525BFC"/>
    <w:rsid w:val="00526881"/>
    <w:rsid w:val="00526916"/>
    <w:rsid w:val="00526CAB"/>
    <w:rsid w:val="00527903"/>
    <w:rsid w:val="00527BCE"/>
    <w:rsid w:val="00530525"/>
    <w:rsid w:val="00530574"/>
    <w:rsid w:val="0053058B"/>
    <w:rsid w:val="00531A26"/>
    <w:rsid w:val="00532590"/>
    <w:rsid w:val="00532914"/>
    <w:rsid w:val="00532A2B"/>
    <w:rsid w:val="00533044"/>
    <w:rsid w:val="00533CB2"/>
    <w:rsid w:val="00533E62"/>
    <w:rsid w:val="00534202"/>
    <w:rsid w:val="00534794"/>
    <w:rsid w:val="005349D8"/>
    <w:rsid w:val="005349E5"/>
    <w:rsid w:val="00534EFD"/>
    <w:rsid w:val="00534EFF"/>
    <w:rsid w:val="005350FE"/>
    <w:rsid w:val="00535327"/>
    <w:rsid w:val="00535947"/>
    <w:rsid w:val="00535A14"/>
    <w:rsid w:val="00535B08"/>
    <w:rsid w:val="00536793"/>
    <w:rsid w:val="00540E52"/>
    <w:rsid w:val="005416C0"/>
    <w:rsid w:val="005423FA"/>
    <w:rsid w:val="005427AF"/>
    <w:rsid w:val="00543819"/>
    <w:rsid w:val="00543DB0"/>
    <w:rsid w:val="00544124"/>
    <w:rsid w:val="00544BB8"/>
    <w:rsid w:val="00544C38"/>
    <w:rsid w:val="00545355"/>
    <w:rsid w:val="00545591"/>
    <w:rsid w:val="00545782"/>
    <w:rsid w:val="00546425"/>
    <w:rsid w:val="00546822"/>
    <w:rsid w:val="00547529"/>
    <w:rsid w:val="005504D8"/>
    <w:rsid w:val="00550A7E"/>
    <w:rsid w:val="00550DC6"/>
    <w:rsid w:val="00551463"/>
    <w:rsid w:val="005522AC"/>
    <w:rsid w:val="00552EB5"/>
    <w:rsid w:val="0055454E"/>
    <w:rsid w:val="0055476D"/>
    <w:rsid w:val="005547A0"/>
    <w:rsid w:val="0055546C"/>
    <w:rsid w:val="0055593D"/>
    <w:rsid w:val="005565AD"/>
    <w:rsid w:val="0055667F"/>
    <w:rsid w:val="00556A59"/>
    <w:rsid w:val="00556C57"/>
    <w:rsid w:val="00557090"/>
    <w:rsid w:val="0056097E"/>
    <w:rsid w:val="00560C91"/>
    <w:rsid w:val="005616F6"/>
    <w:rsid w:val="00561BC7"/>
    <w:rsid w:val="00563E37"/>
    <w:rsid w:val="00564462"/>
    <w:rsid w:val="005645A1"/>
    <w:rsid w:val="005665B7"/>
    <w:rsid w:val="00566D60"/>
    <w:rsid w:val="00566F8C"/>
    <w:rsid w:val="00567F82"/>
    <w:rsid w:val="005705BD"/>
    <w:rsid w:val="005705FF"/>
    <w:rsid w:val="00570A45"/>
    <w:rsid w:val="00570B57"/>
    <w:rsid w:val="00570DD2"/>
    <w:rsid w:val="00571746"/>
    <w:rsid w:val="00571ACC"/>
    <w:rsid w:val="00571BEE"/>
    <w:rsid w:val="00571F06"/>
    <w:rsid w:val="005739B6"/>
    <w:rsid w:val="00573E2B"/>
    <w:rsid w:val="00574B5C"/>
    <w:rsid w:val="00575750"/>
    <w:rsid w:val="00576BCE"/>
    <w:rsid w:val="005770E8"/>
    <w:rsid w:val="0058021C"/>
    <w:rsid w:val="005808F5"/>
    <w:rsid w:val="00580971"/>
    <w:rsid w:val="00581F89"/>
    <w:rsid w:val="0058223F"/>
    <w:rsid w:val="005824BA"/>
    <w:rsid w:val="00582D03"/>
    <w:rsid w:val="00582D74"/>
    <w:rsid w:val="005833C4"/>
    <w:rsid w:val="00583B45"/>
    <w:rsid w:val="00584923"/>
    <w:rsid w:val="0058534F"/>
    <w:rsid w:val="005864C4"/>
    <w:rsid w:val="005866B2"/>
    <w:rsid w:val="00586764"/>
    <w:rsid w:val="00586C3E"/>
    <w:rsid w:val="00587031"/>
    <w:rsid w:val="00587040"/>
    <w:rsid w:val="0058745B"/>
    <w:rsid w:val="00590026"/>
    <w:rsid w:val="00590713"/>
    <w:rsid w:val="00591F41"/>
    <w:rsid w:val="005920DE"/>
    <w:rsid w:val="00592360"/>
    <w:rsid w:val="00592773"/>
    <w:rsid w:val="00594289"/>
    <w:rsid w:val="005942EC"/>
    <w:rsid w:val="005943BA"/>
    <w:rsid w:val="00594428"/>
    <w:rsid w:val="0059499A"/>
    <w:rsid w:val="00594A82"/>
    <w:rsid w:val="0059505F"/>
    <w:rsid w:val="0059509E"/>
    <w:rsid w:val="00595290"/>
    <w:rsid w:val="00597169"/>
    <w:rsid w:val="0059797A"/>
    <w:rsid w:val="00597C04"/>
    <w:rsid w:val="005A0428"/>
    <w:rsid w:val="005A1348"/>
    <w:rsid w:val="005A13CA"/>
    <w:rsid w:val="005A19B3"/>
    <w:rsid w:val="005A19DC"/>
    <w:rsid w:val="005A1A6F"/>
    <w:rsid w:val="005A23BF"/>
    <w:rsid w:val="005A32B0"/>
    <w:rsid w:val="005A33A2"/>
    <w:rsid w:val="005A38E1"/>
    <w:rsid w:val="005A39E3"/>
    <w:rsid w:val="005A3A15"/>
    <w:rsid w:val="005A3CF9"/>
    <w:rsid w:val="005A4037"/>
    <w:rsid w:val="005A468B"/>
    <w:rsid w:val="005A5C79"/>
    <w:rsid w:val="005A60BF"/>
    <w:rsid w:val="005A63D5"/>
    <w:rsid w:val="005A6E7E"/>
    <w:rsid w:val="005A7168"/>
    <w:rsid w:val="005A7EB5"/>
    <w:rsid w:val="005B05BF"/>
    <w:rsid w:val="005B0A6C"/>
    <w:rsid w:val="005B0C9E"/>
    <w:rsid w:val="005B0FF9"/>
    <w:rsid w:val="005B1336"/>
    <w:rsid w:val="005B173F"/>
    <w:rsid w:val="005B3155"/>
    <w:rsid w:val="005B36AF"/>
    <w:rsid w:val="005B36C7"/>
    <w:rsid w:val="005B4A7F"/>
    <w:rsid w:val="005B5034"/>
    <w:rsid w:val="005B555F"/>
    <w:rsid w:val="005B6049"/>
    <w:rsid w:val="005B737F"/>
    <w:rsid w:val="005B7972"/>
    <w:rsid w:val="005B7A4A"/>
    <w:rsid w:val="005B7B41"/>
    <w:rsid w:val="005C0EF7"/>
    <w:rsid w:val="005C1312"/>
    <w:rsid w:val="005C1380"/>
    <w:rsid w:val="005C17AC"/>
    <w:rsid w:val="005C2ABA"/>
    <w:rsid w:val="005C3268"/>
    <w:rsid w:val="005C3732"/>
    <w:rsid w:val="005C3748"/>
    <w:rsid w:val="005C3A50"/>
    <w:rsid w:val="005C4325"/>
    <w:rsid w:val="005C4923"/>
    <w:rsid w:val="005C5088"/>
    <w:rsid w:val="005C66FC"/>
    <w:rsid w:val="005C68EF"/>
    <w:rsid w:val="005C6A10"/>
    <w:rsid w:val="005C6E57"/>
    <w:rsid w:val="005C736F"/>
    <w:rsid w:val="005D08D8"/>
    <w:rsid w:val="005D12F8"/>
    <w:rsid w:val="005D15C5"/>
    <w:rsid w:val="005D2594"/>
    <w:rsid w:val="005D3047"/>
    <w:rsid w:val="005D30E4"/>
    <w:rsid w:val="005D3E9C"/>
    <w:rsid w:val="005D4E5E"/>
    <w:rsid w:val="005D563C"/>
    <w:rsid w:val="005D57C4"/>
    <w:rsid w:val="005D66DF"/>
    <w:rsid w:val="005D6F7D"/>
    <w:rsid w:val="005D6FA8"/>
    <w:rsid w:val="005D71C3"/>
    <w:rsid w:val="005D7733"/>
    <w:rsid w:val="005E000A"/>
    <w:rsid w:val="005E015B"/>
    <w:rsid w:val="005E040D"/>
    <w:rsid w:val="005E0528"/>
    <w:rsid w:val="005E0BE4"/>
    <w:rsid w:val="005E0E77"/>
    <w:rsid w:val="005E1299"/>
    <w:rsid w:val="005E204D"/>
    <w:rsid w:val="005E214F"/>
    <w:rsid w:val="005E29D9"/>
    <w:rsid w:val="005E2C18"/>
    <w:rsid w:val="005E30C2"/>
    <w:rsid w:val="005E349E"/>
    <w:rsid w:val="005E3EEF"/>
    <w:rsid w:val="005E40E4"/>
    <w:rsid w:val="005E4E48"/>
    <w:rsid w:val="005E5FE4"/>
    <w:rsid w:val="005E6E68"/>
    <w:rsid w:val="005E6F38"/>
    <w:rsid w:val="005E7AA7"/>
    <w:rsid w:val="005E7D36"/>
    <w:rsid w:val="005F041E"/>
    <w:rsid w:val="005F0704"/>
    <w:rsid w:val="005F080A"/>
    <w:rsid w:val="005F0FBD"/>
    <w:rsid w:val="005F1032"/>
    <w:rsid w:val="005F20A6"/>
    <w:rsid w:val="005F322F"/>
    <w:rsid w:val="005F3355"/>
    <w:rsid w:val="005F347C"/>
    <w:rsid w:val="005F425F"/>
    <w:rsid w:val="005F506F"/>
    <w:rsid w:val="005F52C9"/>
    <w:rsid w:val="005F6968"/>
    <w:rsid w:val="005F6DA6"/>
    <w:rsid w:val="005F6E2C"/>
    <w:rsid w:val="005F7065"/>
    <w:rsid w:val="005F7267"/>
    <w:rsid w:val="005F7347"/>
    <w:rsid w:val="005F73AA"/>
    <w:rsid w:val="005F7834"/>
    <w:rsid w:val="005F7F7F"/>
    <w:rsid w:val="006012B9"/>
    <w:rsid w:val="006026E3"/>
    <w:rsid w:val="00602790"/>
    <w:rsid w:val="0060283B"/>
    <w:rsid w:val="006035A1"/>
    <w:rsid w:val="00604ABD"/>
    <w:rsid w:val="00604C49"/>
    <w:rsid w:val="0060535D"/>
    <w:rsid w:val="006057AE"/>
    <w:rsid w:val="00605D83"/>
    <w:rsid w:val="0060602D"/>
    <w:rsid w:val="00606AAD"/>
    <w:rsid w:val="00606BBA"/>
    <w:rsid w:val="00607210"/>
    <w:rsid w:val="00607EB4"/>
    <w:rsid w:val="0061006E"/>
    <w:rsid w:val="00610B21"/>
    <w:rsid w:val="006110F6"/>
    <w:rsid w:val="0061206D"/>
    <w:rsid w:val="0061296E"/>
    <w:rsid w:val="00612D91"/>
    <w:rsid w:val="00612E90"/>
    <w:rsid w:val="00613973"/>
    <w:rsid w:val="006140DB"/>
    <w:rsid w:val="00614242"/>
    <w:rsid w:val="00614D1C"/>
    <w:rsid w:val="0061522B"/>
    <w:rsid w:val="006159B6"/>
    <w:rsid w:val="00615B93"/>
    <w:rsid w:val="00615F1F"/>
    <w:rsid w:val="006163D5"/>
    <w:rsid w:val="00616647"/>
    <w:rsid w:val="006169E1"/>
    <w:rsid w:val="00616A32"/>
    <w:rsid w:val="00617778"/>
    <w:rsid w:val="006179AD"/>
    <w:rsid w:val="00617E52"/>
    <w:rsid w:val="00620FDC"/>
    <w:rsid w:val="0062122F"/>
    <w:rsid w:val="006213E9"/>
    <w:rsid w:val="00621F3B"/>
    <w:rsid w:val="00622671"/>
    <w:rsid w:val="00622F60"/>
    <w:rsid w:val="00622F6A"/>
    <w:rsid w:val="0062304B"/>
    <w:rsid w:val="00623423"/>
    <w:rsid w:val="00623A73"/>
    <w:rsid w:val="00623C21"/>
    <w:rsid w:val="00624742"/>
    <w:rsid w:val="00624E90"/>
    <w:rsid w:val="006253F3"/>
    <w:rsid w:val="00625449"/>
    <w:rsid w:val="00625A52"/>
    <w:rsid w:val="00625B3C"/>
    <w:rsid w:val="00626314"/>
    <w:rsid w:val="00626597"/>
    <w:rsid w:val="00626846"/>
    <w:rsid w:val="00626ADD"/>
    <w:rsid w:val="0062713E"/>
    <w:rsid w:val="0062783B"/>
    <w:rsid w:val="00630000"/>
    <w:rsid w:val="006303E1"/>
    <w:rsid w:val="006306DB"/>
    <w:rsid w:val="00630BFD"/>
    <w:rsid w:val="00631CCB"/>
    <w:rsid w:val="00631CD6"/>
    <w:rsid w:val="00632463"/>
    <w:rsid w:val="00632762"/>
    <w:rsid w:val="00632BA7"/>
    <w:rsid w:val="00632D8E"/>
    <w:rsid w:val="0063366F"/>
    <w:rsid w:val="006340F4"/>
    <w:rsid w:val="006344C2"/>
    <w:rsid w:val="00634579"/>
    <w:rsid w:val="006350A4"/>
    <w:rsid w:val="006351BA"/>
    <w:rsid w:val="006355D6"/>
    <w:rsid w:val="006358B9"/>
    <w:rsid w:val="00636E88"/>
    <w:rsid w:val="00636EE9"/>
    <w:rsid w:val="006371F7"/>
    <w:rsid w:val="00637DDF"/>
    <w:rsid w:val="00640855"/>
    <w:rsid w:val="00641523"/>
    <w:rsid w:val="00642182"/>
    <w:rsid w:val="006427E8"/>
    <w:rsid w:val="00642AE7"/>
    <w:rsid w:val="00643003"/>
    <w:rsid w:val="00643634"/>
    <w:rsid w:val="00643E3F"/>
    <w:rsid w:val="00643E76"/>
    <w:rsid w:val="00644669"/>
    <w:rsid w:val="0064477E"/>
    <w:rsid w:val="00644ABD"/>
    <w:rsid w:val="00645775"/>
    <w:rsid w:val="0064589F"/>
    <w:rsid w:val="00645CAB"/>
    <w:rsid w:val="006464BD"/>
    <w:rsid w:val="00646DC3"/>
    <w:rsid w:val="006472CC"/>
    <w:rsid w:val="006478A7"/>
    <w:rsid w:val="00647C77"/>
    <w:rsid w:val="0065020B"/>
    <w:rsid w:val="006505CE"/>
    <w:rsid w:val="00651224"/>
    <w:rsid w:val="006512B4"/>
    <w:rsid w:val="00651D4D"/>
    <w:rsid w:val="006525E4"/>
    <w:rsid w:val="006536BD"/>
    <w:rsid w:val="00653709"/>
    <w:rsid w:val="006537AC"/>
    <w:rsid w:val="00653C80"/>
    <w:rsid w:val="00653F41"/>
    <w:rsid w:val="00654E6F"/>
    <w:rsid w:val="006551A8"/>
    <w:rsid w:val="00655486"/>
    <w:rsid w:val="006560C0"/>
    <w:rsid w:val="00656EED"/>
    <w:rsid w:val="00657283"/>
    <w:rsid w:val="00661DBA"/>
    <w:rsid w:val="00661EFE"/>
    <w:rsid w:val="006621B0"/>
    <w:rsid w:val="0066255B"/>
    <w:rsid w:val="00662F4C"/>
    <w:rsid w:val="0066315E"/>
    <w:rsid w:val="00663686"/>
    <w:rsid w:val="00664388"/>
    <w:rsid w:val="00664CE3"/>
    <w:rsid w:val="00665478"/>
    <w:rsid w:val="0066558D"/>
    <w:rsid w:val="00666033"/>
    <w:rsid w:val="00666670"/>
    <w:rsid w:val="00666E43"/>
    <w:rsid w:val="0066705F"/>
    <w:rsid w:val="00667450"/>
    <w:rsid w:val="00667699"/>
    <w:rsid w:val="00667FB3"/>
    <w:rsid w:val="006705FD"/>
    <w:rsid w:val="006706AB"/>
    <w:rsid w:val="00671A21"/>
    <w:rsid w:val="0067339A"/>
    <w:rsid w:val="00674309"/>
    <w:rsid w:val="00674C81"/>
    <w:rsid w:val="00674F68"/>
    <w:rsid w:val="00674F6C"/>
    <w:rsid w:val="0067518B"/>
    <w:rsid w:val="00675334"/>
    <w:rsid w:val="00675735"/>
    <w:rsid w:val="006758AA"/>
    <w:rsid w:val="006766D5"/>
    <w:rsid w:val="00676C2E"/>
    <w:rsid w:val="006800F7"/>
    <w:rsid w:val="00681D6A"/>
    <w:rsid w:val="00681E8A"/>
    <w:rsid w:val="00681FF0"/>
    <w:rsid w:val="006821C9"/>
    <w:rsid w:val="0068238F"/>
    <w:rsid w:val="00682466"/>
    <w:rsid w:val="006831AD"/>
    <w:rsid w:val="00683377"/>
    <w:rsid w:val="00684071"/>
    <w:rsid w:val="00684938"/>
    <w:rsid w:val="00685052"/>
    <w:rsid w:val="006850EB"/>
    <w:rsid w:val="0068634A"/>
    <w:rsid w:val="00686E7D"/>
    <w:rsid w:val="00687733"/>
    <w:rsid w:val="0068775B"/>
    <w:rsid w:val="006877F9"/>
    <w:rsid w:val="00687BB9"/>
    <w:rsid w:val="00687F0F"/>
    <w:rsid w:val="006903BA"/>
    <w:rsid w:val="00690BAF"/>
    <w:rsid w:val="00690C01"/>
    <w:rsid w:val="00690C64"/>
    <w:rsid w:val="00691742"/>
    <w:rsid w:val="00691817"/>
    <w:rsid w:val="006918ED"/>
    <w:rsid w:val="00691C5C"/>
    <w:rsid w:val="0069252C"/>
    <w:rsid w:val="00693309"/>
    <w:rsid w:val="0069385C"/>
    <w:rsid w:val="006944B9"/>
    <w:rsid w:val="00694BD5"/>
    <w:rsid w:val="006951CE"/>
    <w:rsid w:val="006954DE"/>
    <w:rsid w:val="006956D4"/>
    <w:rsid w:val="006959B0"/>
    <w:rsid w:val="00695E41"/>
    <w:rsid w:val="00696DE9"/>
    <w:rsid w:val="00697095"/>
    <w:rsid w:val="00697FF4"/>
    <w:rsid w:val="006A0680"/>
    <w:rsid w:val="006A07B3"/>
    <w:rsid w:val="006A25F6"/>
    <w:rsid w:val="006A279D"/>
    <w:rsid w:val="006A3784"/>
    <w:rsid w:val="006A3965"/>
    <w:rsid w:val="006A443B"/>
    <w:rsid w:val="006A4644"/>
    <w:rsid w:val="006A495D"/>
    <w:rsid w:val="006A4DBB"/>
    <w:rsid w:val="006A53CF"/>
    <w:rsid w:val="006A5D9A"/>
    <w:rsid w:val="006A5E4B"/>
    <w:rsid w:val="006A62CA"/>
    <w:rsid w:val="006A6482"/>
    <w:rsid w:val="006A71F9"/>
    <w:rsid w:val="006A7791"/>
    <w:rsid w:val="006A77A2"/>
    <w:rsid w:val="006A7802"/>
    <w:rsid w:val="006B06D0"/>
    <w:rsid w:val="006B0D80"/>
    <w:rsid w:val="006B0E41"/>
    <w:rsid w:val="006B13FD"/>
    <w:rsid w:val="006B163A"/>
    <w:rsid w:val="006B19F3"/>
    <w:rsid w:val="006B212B"/>
    <w:rsid w:val="006B2323"/>
    <w:rsid w:val="006B25AF"/>
    <w:rsid w:val="006B29C2"/>
    <w:rsid w:val="006B3929"/>
    <w:rsid w:val="006B43FD"/>
    <w:rsid w:val="006B4466"/>
    <w:rsid w:val="006B46EA"/>
    <w:rsid w:val="006B4781"/>
    <w:rsid w:val="006B4F20"/>
    <w:rsid w:val="006B530D"/>
    <w:rsid w:val="006B55B6"/>
    <w:rsid w:val="006B5690"/>
    <w:rsid w:val="006B5E30"/>
    <w:rsid w:val="006B6241"/>
    <w:rsid w:val="006B7E3E"/>
    <w:rsid w:val="006C0A74"/>
    <w:rsid w:val="006C0C7D"/>
    <w:rsid w:val="006C0D2D"/>
    <w:rsid w:val="006C150C"/>
    <w:rsid w:val="006C1785"/>
    <w:rsid w:val="006C17A8"/>
    <w:rsid w:val="006C2D9F"/>
    <w:rsid w:val="006C3983"/>
    <w:rsid w:val="006C3A4B"/>
    <w:rsid w:val="006C4AC4"/>
    <w:rsid w:val="006C4B85"/>
    <w:rsid w:val="006C4BB2"/>
    <w:rsid w:val="006C4DFE"/>
    <w:rsid w:val="006C4EE8"/>
    <w:rsid w:val="006C55D4"/>
    <w:rsid w:val="006C565D"/>
    <w:rsid w:val="006C5935"/>
    <w:rsid w:val="006C59C7"/>
    <w:rsid w:val="006C60EA"/>
    <w:rsid w:val="006C60FF"/>
    <w:rsid w:val="006C6244"/>
    <w:rsid w:val="006C71B8"/>
    <w:rsid w:val="006C79D7"/>
    <w:rsid w:val="006C7BF1"/>
    <w:rsid w:val="006D008B"/>
    <w:rsid w:val="006D0AF7"/>
    <w:rsid w:val="006D16F5"/>
    <w:rsid w:val="006D1876"/>
    <w:rsid w:val="006D2A98"/>
    <w:rsid w:val="006D4168"/>
    <w:rsid w:val="006D4D72"/>
    <w:rsid w:val="006D4ED1"/>
    <w:rsid w:val="006D51D7"/>
    <w:rsid w:val="006D527B"/>
    <w:rsid w:val="006D5C31"/>
    <w:rsid w:val="006D63D2"/>
    <w:rsid w:val="006D64C5"/>
    <w:rsid w:val="006D6DC6"/>
    <w:rsid w:val="006D77DF"/>
    <w:rsid w:val="006D7B4F"/>
    <w:rsid w:val="006D7C32"/>
    <w:rsid w:val="006E024B"/>
    <w:rsid w:val="006E0E5C"/>
    <w:rsid w:val="006E13FF"/>
    <w:rsid w:val="006E237C"/>
    <w:rsid w:val="006E34C3"/>
    <w:rsid w:val="006E6161"/>
    <w:rsid w:val="006E6679"/>
    <w:rsid w:val="006E686E"/>
    <w:rsid w:val="006E6E25"/>
    <w:rsid w:val="006E7AA2"/>
    <w:rsid w:val="006E7AE2"/>
    <w:rsid w:val="006F0F2A"/>
    <w:rsid w:val="006F1D4F"/>
    <w:rsid w:val="006F20A3"/>
    <w:rsid w:val="006F2E02"/>
    <w:rsid w:val="006F357F"/>
    <w:rsid w:val="006F407C"/>
    <w:rsid w:val="006F4BDB"/>
    <w:rsid w:val="006F51A1"/>
    <w:rsid w:val="006F5808"/>
    <w:rsid w:val="006F5B16"/>
    <w:rsid w:val="006F693E"/>
    <w:rsid w:val="006F792D"/>
    <w:rsid w:val="006F7D97"/>
    <w:rsid w:val="00700541"/>
    <w:rsid w:val="00700849"/>
    <w:rsid w:val="00701548"/>
    <w:rsid w:val="007018BB"/>
    <w:rsid w:val="00701973"/>
    <w:rsid w:val="007027E8"/>
    <w:rsid w:val="007036FC"/>
    <w:rsid w:val="00703D62"/>
    <w:rsid w:val="00705C7F"/>
    <w:rsid w:val="00710FBD"/>
    <w:rsid w:val="00711B66"/>
    <w:rsid w:val="00711FD3"/>
    <w:rsid w:val="0071287C"/>
    <w:rsid w:val="00712939"/>
    <w:rsid w:val="00712A80"/>
    <w:rsid w:val="007135F6"/>
    <w:rsid w:val="00714125"/>
    <w:rsid w:val="007141E0"/>
    <w:rsid w:val="00714647"/>
    <w:rsid w:val="00714972"/>
    <w:rsid w:val="00714BB1"/>
    <w:rsid w:val="00714F67"/>
    <w:rsid w:val="007152A7"/>
    <w:rsid w:val="00715635"/>
    <w:rsid w:val="00715E8E"/>
    <w:rsid w:val="007163F2"/>
    <w:rsid w:val="00716958"/>
    <w:rsid w:val="00717665"/>
    <w:rsid w:val="0071781B"/>
    <w:rsid w:val="00717C27"/>
    <w:rsid w:val="007203E6"/>
    <w:rsid w:val="00720553"/>
    <w:rsid w:val="007208BA"/>
    <w:rsid w:val="007214C6"/>
    <w:rsid w:val="007216A5"/>
    <w:rsid w:val="00721763"/>
    <w:rsid w:val="00721773"/>
    <w:rsid w:val="00721B2E"/>
    <w:rsid w:val="0072254F"/>
    <w:rsid w:val="00722710"/>
    <w:rsid w:val="0072414E"/>
    <w:rsid w:val="007246E4"/>
    <w:rsid w:val="00724A72"/>
    <w:rsid w:val="00724D00"/>
    <w:rsid w:val="00725765"/>
    <w:rsid w:val="00725E2C"/>
    <w:rsid w:val="00726949"/>
    <w:rsid w:val="00730354"/>
    <w:rsid w:val="0073071B"/>
    <w:rsid w:val="00730D63"/>
    <w:rsid w:val="00730EFB"/>
    <w:rsid w:val="00730FFF"/>
    <w:rsid w:val="0073102A"/>
    <w:rsid w:val="0073132B"/>
    <w:rsid w:val="007314A5"/>
    <w:rsid w:val="00732153"/>
    <w:rsid w:val="00732A80"/>
    <w:rsid w:val="00732EE7"/>
    <w:rsid w:val="00733059"/>
    <w:rsid w:val="007330C4"/>
    <w:rsid w:val="00733B71"/>
    <w:rsid w:val="0073446D"/>
    <w:rsid w:val="0073478B"/>
    <w:rsid w:val="007348AC"/>
    <w:rsid w:val="00734F58"/>
    <w:rsid w:val="00734F92"/>
    <w:rsid w:val="00735A49"/>
    <w:rsid w:val="007363E6"/>
    <w:rsid w:val="007365DF"/>
    <w:rsid w:val="00736C56"/>
    <w:rsid w:val="00737881"/>
    <w:rsid w:val="007408DB"/>
    <w:rsid w:val="00740A4B"/>
    <w:rsid w:val="00740BEB"/>
    <w:rsid w:val="007419A5"/>
    <w:rsid w:val="00741B86"/>
    <w:rsid w:val="007437FA"/>
    <w:rsid w:val="00744CEA"/>
    <w:rsid w:val="00744DD2"/>
    <w:rsid w:val="00745E2A"/>
    <w:rsid w:val="00745FBC"/>
    <w:rsid w:val="00746682"/>
    <w:rsid w:val="00746C1E"/>
    <w:rsid w:val="00747CE2"/>
    <w:rsid w:val="00747E5C"/>
    <w:rsid w:val="0075011D"/>
    <w:rsid w:val="00750F19"/>
    <w:rsid w:val="00751C5D"/>
    <w:rsid w:val="00751C74"/>
    <w:rsid w:val="00752CF0"/>
    <w:rsid w:val="007532D1"/>
    <w:rsid w:val="007532F3"/>
    <w:rsid w:val="007534CF"/>
    <w:rsid w:val="0075472D"/>
    <w:rsid w:val="00754CE7"/>
    <w:rsid w:val="0075542F"/>
    <w:rsid w:val="00755561"/>
    <w:rsid w:val="00755DEB"/>
    <w:rsid w:val="00756F96"/>
    <w:rsid w:val="007575D1"/>
    <w:rsid w:val="007575EE"/>
    <w:rsid w:val="00757C18"/>
    <w:rsid w:val="00757CF2"/>
    <w:rsid w:val="0076042E"/>
    <w:rsid w:val="00760BC5"/>
    <w:rsid w:val="00760D67"/>
    <w:rsid w:val="00761842"/>
    <w:rsid w:val="00761B8A"/>
    <w:rsid w:val="00761CD3"/>
    <w:rsid w:val="00762238"/>
    <w:rsid w:val="00762496"/>
    <w:rsid w:val="007624DC"/>
    <w:rsid w:val="0076268E"/>
    <w:rsid w:val="00762A7C"/>
    <w:rsid w:val="00762EC4"/>
    <w:rsid w:val="00763983"/>
    <w:rsid w:val="00763A02"/>
    <w:rsid w:val="00764C2F"/>
    <w:rsid w:val="0076501B"/>
    <w:rsid w:val="007651C4"/>
    <w:rsid w:val="0076550C"/>
    <w:rsid w:val="00765BA8"/>
    <w:rsid w:val="00766A97"/>
    <w:rsid w:val="0076749C"/>
    <w:rsid w:val="007675B7"/>
    <w:rsid w:val="00767A64"/>
    <w:rsid w:val="00767B06"/>
    <w:rsid w:val="0077044F"/>
    <w:rsid w:val="00770C61"/>
    <w:rsid w:val="00770DB5"/>
    <w:rsid w:val="00771207"/>
    <w:rsid w:val="0077136E"/>
    <w:rsid w:val="0077166F"/>
    <w:rsid w:val="0077175C"/>
    <w:rsid w:val="00771E79"/>
    <w:rsid w:val="00771EFC"/>
    <w:rsid w:val="00772705"/>
    <w:rsid w:val="00772851"/>
    <w:rsid w:val="00772D53"/>
    <w:rsid w:val="007743B1"/>
    <w:rsid w:val="00774FF1"/>
    <w:rsid w:val="007750E5"/>
    <w:rsid w:val="00775839"/>
    <w:rsid w:val="007766C0"/>
    <w:rsid w:val="00776CCE"/>
    <w:rsid w:val="007771E6"/>
    <w:rsid w:val="00777344"/>
    <w:rsid w:val="00780D7D"/>
    <w:rsid w:val="0078138E"/>
    <w:rsid w:val="007813F0"/>
    <w:rsid w:val="007818B9"/>
    <w:rsid w:val="00782103"/>
    <w:rsid w:val="0078273B"/>
    <w:rsid w:val="00782775"/>
    <w:rsid w:val="007827BE"/>
    <w:rsid w:val="0078281C"/>
    <w:rsid w:val="00782C49"/>
    <w:rsid w:val="00783044"/>
    <w:rsid w:val="00783124"/>
    <w:rsid w:val="00783186"/>
    <w:rsid w:val="0078435A"/>
    <w:rsid w:val="00784411"/>
    <w:rsid w:val="00784568"/>
    <w:rsid w:val="007861BC"/>
    <w:rsid w:val="0078668C"/>
    <w:rsid w:val="0078694B"/>
    <w:rsid w:val="007912C5"/>
    <w:rsid w:val="00791A44"/>
    <w:rsid w:val="00791A65"/>
    <w:rsid w:val="00791FC2"/>
    <w:rsid w:val="0079286C"/>
    <w:rsid w:val="00792C70"/>
    <w:rsid w:val="007938B1"/>
    <w:rsid w:val="00794071"/>
    <w:rsid w:val="0079458D"/>
    <w:rsid w:val="0079465F"/>
    <w:rsid w:val="00794725"/>
    <w:rsid w:val="007951C0"/>
    <w:rsid w:val="0079560D"/>
    <w:rsid w:val="007956A7"/>
    <w:rsid w:val="00795AB7"/>
    <w:rsid w:val="00796A1B"/>
    <w:rsid w:val="007A0D61"/>
    <w:rsid w:val="007A1BE5"/>
    <w:rsid w:val="007A1DB7"/>
    <w:rsid w:val="007A2FBA"/>
    <w:rsid w:val="007A3214"/>
    <w:rsid w:val="007A39CB"/>
    <w:rsid w:val="007A3D29"/>
    <w:rsid w:val="007A3EE9"/>
    <w:rsid w:val="007A46CA"/>
    <w:rsid w:val="007A4B05"/>
    <w:rsid w:val="007A5A1E"/>
    <w:rsid w:val="007A5B07"/>
    <w:rsid w:val="007A5D65"/>
    <w:rsid w:val="007A5E47"/>
    <w:rsid w:val="007A5EA6"/>
    <w:rsid w:val="007A7411"/>
    <w:rsid w:val="007B04F3"/>
    <w:rsid w:val="007B0DE4"/>
    <w:rsid w:val="007B1C21"/>
    <w:rsid w:val="007B295A"/>
    <w:rsid w:val="007B3145"/>
    <w:rsid w:val="007B3152"/>
    <w:rsid w:val="007B383B"/>
    <w:rsid w:val="007B3A44"/>
    <w:rsid w:val="007B3BB7"/>
    <w:rsid w:val="007B3E41"/>
    <w:rsid w:val="007B4AF8"/>
    <w:rsid w:val="007B4BF4"/>
    <w:rsid w:val="007B4EF1"/>
    <w:rsid w:val="007B5A26"/>
    <w:rsid w:val="007B5A2D"/>
    <w:rsid w:val="007B5C06"/>
    <w:rsid w:val="007B6867"/>
    <w:rsid w:val="007B6A60"/>
    <w:rsid w:val="007B70CB"/>
    <w:rsid w:val="007B7659"/>
    <w:rsid w:val="007C0127"/>
    <w:rsid w:val="007C0832"/>
    <w:rsid w:val="007C0BA0"/>
    <w:rsid w:val="007C0BB6"/>
    <w:rsid w:val="007C11DF"/>
    <w:rsid w:val="007C2054"/>
    <w:rsid w:val="007C2851"/>
    <w:rsid w:val="007C37C2"/>
    <w:rsid w:val="007C3CF4"/>
    <w:rsid w:val="007C433A"/>
    <w:rsid w:val="007C4718"/>
    <w:rsid w:val="007C521D"/>
    <w:rsid w:val="007C53DB"/>
    <w:rsid w:val="007C5DD3"/>
    <w:rsid w:val="007C6E81"/>
    <w:rsid w:val="007C71FB"/>
    <w:rsid w:val="007C732F"/>
    <w:rsid w:val="007C75C0"/>
    <w:rsid w:val="007C7780"/>
    <w:rsid w:val="007C7977"/>
    <w:rsid w:val="007D0142"/>
    <w:rsid w:val="007D06B9"/>
    <w:rsid w:val="007D13A6"/>
    <w:rsid w:val="007D26B9"/>
    <w:rsid w:val="007D277C"/>
    <w:rsid w:val="007D297F"/>
    <w:rsid w:val="007D3238"/>
    <w:rsid w:val="007D4DE6"/>
    <w:rsid w:val="007D5226"/>
    <w:rsid w:val="007D533B"/>
    <w:rsid w:val="007D5D32"/>
    <w:rsid w:val="007D6336"/>
    <w:rsid w:val="007D6871"/>
    <w:rsid w:val="007D68A7"/>
    <w:rsid w:val="007D6F31"/>
    <w:rsid w:val="007D7BF5"/>
    <w:rsid w:val="007D7E46"/>
    <w:rsid w:val="007E0B6A"/>
    <w:rsid w:val="007E12AB"/>
    <w:rsid w:val="007E1D9A"/>
    <w:rsid w:val="007E215C"/>
    <w:rsid w:val="007E2D4E"/>
    <w:rsid w:val="007E45F4"/>
    <w:rsid w:val="007E4BF5"/>
    <w:rsid w:val="007E5335"/>
    <w:rsid w:val="007E5362"/>
    <w:rsid w:val="007E56E6"/>
    <w:rsid w:val="007E6487"/>
    <w:rsid w:val="007E66EC"/>
    <w:rsid w:val="007E718D"/>
    <w:rsid w:val="007E71C2"/>
    <w:rsid w:val="007F0D2E"/>
    <w:rsid w:val="007F0F01"/>
    <w:rsid w:val="007F1514"/>
    <w:rsid w:val="007F1E5E"/>
    <w:rsid w:val="007F3DC8"/>
    <w:rsid w:val="007F3FEF"/>
    <w:rsid w:val="007F47C6"/>
    <w:rsid w:val="007F4861"/>
    <w:rsid w:val="007F48C5"/>
    <w:rsid w:val="007F54E5"/>
    <w:rsid w:val="007F5B2A"/>
    <w:rsid w:val="007F5BD4"/>
    <w:rsid w:val="007F61FD"/>
    <w:rsid w:val="007F6A18"/>
    <w:rsid w:val="007F7E35"/>
    <w:rsid w:val="00801B43"/>
    <w:rsid w:val="0080384D"/>
    <w:rsid w:val="00803C04"/>
    <w:rsid w:val="00803C61"/>
    <w:rsid w:val="00803C89"/>
    <w:rsid w:val="00804A3A"/>
    <w:rsid w:val="00804BC2"/>
    <w:rsid w:val="00804D01"/>
    <w:rsid w:val="00805195"/>
    <w:rsid w:val="00805726"/>
    <w:rsid w:val="008059B5"/>
    <w:rsid w:val="00805A2C"/>
    <w:rsid w:val="00805BDD"/>
    <w:rsid w:val="0080651C"/>
    <w:rsid w:val="00806B26"/>
    <w:rsid w:val="00806BFA"/>
    <w:rsid w:val="00807A04"/>
    <w:rsid w:val="0081077D"/>
    <w:rsid w:val="00811CDF"/>
    <w:rsid w:val="00812531"/>
    <w:rsid w:val="00813B75"/>
    <w:rsid w:val="00813D19"/>
    <w:rsid w:val="00814E62"/>
    <w:rsid w:val="0081510B"/>
    <w:rsid w:val="00815377"/>
    <w:rsid w:val="008155AB"/>
    <w:rsid w:val="00815E75"/>
    <w:rsid w:val="00816777"/>
    <w:rsid w:val="00816C41"/>
    <w:rsid w:val="00820969"/>
    <w:rsid w:val="00821616"/>
    <w:rsid w:val="008217BB"/>
    <w:rsid w:val="00821E29"/>
    <w:rsid w:val="00821E62"/>
    <w:rsid w:val="00822E8E"/>
    <w:rsid w:val="008236E0"/>
    <w:rsid w:val="008238CB"/>
    <w:rsid w:val="0082449A"/>
    <w:rsid w:val="00824AA4"/>
    <w:rsid w:val="00825CEA"/>
    <w:rsid w:val="00826741"/>
    <w:rsid w:val="00827B59"/>
    <w:rsid w:val="008307C5"/>
    <w:rsid w:val="00830B5A"/>
    <w:rsid w:val="00831187"/>
    <w:rsid w:val="00831695"/>
    <w:rsid w:val="00831FDA"/>
    <w:rsid w:val="00832073"/>
    <w:rsid w:val="0083217D"/>
    <w:rsid w:val="0083395F"/>
    <w:rsid w:val="008339E6"/>
    <w:rsid w:val="0083484F"/>
    <w:rsid w:val="0083493A"/>
    <w:rsid w:val="00834B9D"/>
    <w:rsid w:val="00835625"/>
    <w:rsid w:val="00835BCA"/>
    <w:rsid w:val="008376D3"/>
    <w:rsid w:val="00837C0F"/>
    <w:rsid w:val="00840258"/>
    <w:rsid w:val="008409C6"/>
    <w:rsid w:val="0084210F"/>
    <w:rsid w:val="008421DD"/>
    <w:rsid w:val="00842444"/>
    <w:rsid w:val="00843197"/>
    <w:rsid w:val="00844755"/>
    <w:rsid w:val="00844AF1"/>
    <w:rsid w:val="00844D72"/>
    <w:rsid w:val="008456AD"/>
    <w:rsid w:val="0084578F"/>
    <w:rsid w:val="008457B2"/>
    <w:rsid w:val="008457DD"/>
    <w:rsid w:val="008461A0"/>
    <w:rsid w:val="00846861"/>
    <w:rsid w:val="00847836"/>
    <w:rsid w:val="00847B89"/>
    <w:rsid w:val="00847DA4"/>
    <w:rsid w:val="0085075B"/>
    <w:rsid w:val="0085091B"/>
    <w:rsid w:val="00850A5C"/>
    <w:rsid w:val="00850F69"/>
    <w:rsid w:val="00851F2D"/>
    <w:rsid w:val="00852791"/>
    <w:rsid w:val="008529F3"/>
    <w:rsid w:val="00852E45"/>
    <w:rsid w:val="0085365C"/>
    <w:rsid w:val="0085366D"/>
    <w:rsid w:val="008538EF"/>
    <w:rsid w:val="00854456"/>
    <w:rsid w:val="00854E04"/>
    <w:rsid w:val="0085515C"/>
    <w:rsid w:val="008555C4"/>
    <w:rsid w:val="0085574C"/>
    <w:rsid w:val="008558D9"/>
    <w:rsid w:val="00855976"/>
    <w:rsid w:val="008559A7"/>
    <w:rsid w:val="00855B37"/>
    <w:rsid w:val="00855FEF"/>
    <w:rsid w:val="00856DBF"/>
    <w:rsid w:val="00856F8B"/>
    <w:rsid w:val="008577A7"/>
    <w:rsid w:val="0085790D"/>
    <w:rsid w:val="00860055"/>
    <w:rsid w:val="00860287"/>
    <w:rsid w:val="008606C7"/>
    <w:rsid w:val="008613CD"/>
    <w:rsid w:val="00861448"/>
    <w:rsid w:val="00862406"/>
    <w:rsid w:val="00862461"/>
    <w:rsid w:val="00862B3C"/>
    <w:rsid w:val="00863363"/>
    <w:rsid w:val="00863A87"/>
    <w:rsid w:val="00863FF1"/>
    <w:rsid w:val="008640CF"/>
    <w:rsid w:val="008645FB"/>
    <w:rsid w:val="00864710"/>
    <w:rsid w:val="00865463"/>
    <w:rsid w:val="00865CD4"/>
    <w:rsid w:val="0086651B"/>
    <w:rsid w:val="0086663B"/>
    <w:rsid w:val="0086720D"/>
    <w:rsid w:val="00867226"/>
    <w:rsid w:val="00867704"/>
    <w:rsid w:val="00870059"/>
    <w:rsid w:val="008702C9"/>
    <w:rsid w:val="00870435"/>
    <w:rsid w:val="008706C0"/>
    <w:rsid w:val="0087085E"/>
    <w:rsid w:val="008712CE"/>
    <w:rsid w:val="00872E5D"/>
    <w:rsid w:val="008743AD"/>
    <w:rsid w:val="00874415"/>
    <w:rsid w:val="00874EAC"/>
    <w:rsid w:val="00875365"/>
    <w:rsid w:val="0087568A"/>
    <w:rsid w:val="00875A1E"/>
    <w:rsid w:val="00876091"/>
    <w:rsid w:val="0087610C"/>
    <w:rsid w:val="008765AD"/>
    <w:rsid w:val="00876AB0"/>
    <w:rsid w:val="00877B62"/>
    <w:rsid w:val="00877DDF"/>
    <w:rsid w:val="00880C3C"/>
    <w:rsid w:val="00880D15"/>
    <w:rsid w:val="00881255"/>
    <w:rsid w:val="008812B2"/>
    <w:rsid w:val="00881324"/>
    <w:rsid w:val="00881689"/>
    <w:rsid w:val="00881829"/>
    <w:rsid w:val="00881835"/>
    <w:rsid w:val="00882B7C"/>
    <w:rsid w:val="00883013"/>
    <w:rsid w:val="00883D76"/>
    <w:rsid w:val="008840D8"/>
    <w:rsid w:val="0088469B"/>
    <w:rsid w:val="00884940"/>
    <w:rsid w:val="00884CBC"/>
    <w:rsid w:val="008855D3"/>
    <w:rsid w:val="00885BD2"/>
    <w:rsid w:val="0088677F"/>
    <w:rsid w:val="00886EC5"/>
    <w:rsid w:val="00887127"/>
    <w:rsid w:val="008871CF"/>
    <w:rsid w:val="008902B8"/>
    <w:rsid w:val="00890319"/>
    <w:rsid w:val="00890435"/>
    <w:rsid w:val="00890BFE"/>
    <w:rsid w:val="00890CC4"/>
    <w:rsid w:val="00890D55"/>
    <w:rsid w:val="00891C4E"/>
    <w:rsid w:val="00891D25"/>
    <w:rsid w:val="00892638"/>
    <w:rsid w:val="00892655"/>
    <w:rsid w:val="0089297D"/>
    <w:rsid w:val="00892C2B"/>
    <w:rsid w:val="00892CBB"/>
    <w:rsid w:val="00892D52"/>
    <w:rsid w:val="008943E5"/>
    <w:rsid w:val="00894F5A"/>
    <w:rsid w:val="0089519B"/>
    <w:rsid w:val="00895545"/>
    <w:rsid w:val="00896087"/>
    <w:rsid w:val="00896E0D"/>
    <w:rsid w:val="008970EE"/>
    <w:rsid w:val="0089733A"/>
    <w:rsid w:val="00897FBC"/>
    <w:rsid w:val="008A0527"/>
    <w:rsid w:val="008A150C"/>
    <w:rsid w:val="008A1FD9"/>
    <w:rsid w:val="008A207C"/>
    <w:rsid w:val="008A2D99"/>
    <w:rsid w:val="008A3313"/>
    <w:rsid w:val="008A4126"/>
    <w:rsid w:val="008A4BE9"/>
    <w:rsid w:val="008A6238"/>
    <w:rsid w:val="008A6351"/>
    <w:rsid w:val="008A6CC7"/>
    <w:rsid w:val="008A74F8"/>
    <w:rsid w:val="008A7698"/>
    <w:rsid w:val="008A7E87"/>
    <w:rsid w:val="008B0193"/>
    <w:rsid w:val="008B0695"/>
    <w:rsid w:val="008B0777"/>
    <w:rsid w:val="008B0BED"/>
    <w:rsid w:val="008B0DAD"/>
    <w:rsid w:val="008B0FCF"/>
    <w:rsid w:val="008B1095"/>
    <w:rsid w:val="008B1238"/>
    <w:rsid w:val="008B12B2"/>
    <w:rsid w:val="008B17B5"/>
    <w:rsid w:val="008B279A"/>
    <w:rsid w:val="008B2A01"/>
    <w:rsid w:val="008B3CDD"/>
    <w:rsid w:val="008B5012"/>
    <w:rsid w:val="008B5027"/>
    <w:rsid w:val="008B5A75"/>
    <w:rsid w:val="008B5E64"/>
    <w:rsid w:val="008B61DA"/>
    <w:rsid w:val="008B6228"/>
    <w:rsid w:val="008B6584"/>
    <w:rsid w:val="008B6C12"/>
    <w:rsid w:val="008B6FF7"/>
    <w:rsid w:val="008B766A"/>
    <w:rsid w:val="008B7673"/>
    <w:rsid w:val="008B7C8C"/>
    <w:rsid w:val="008C099E"/>
    <w:rsid w:val="008C0B9D"/>
    <w:rsid w:val="008C0CD8"/>
    <w:rsid w:val="008C12CF"/>
    <w:rsid w:val="008C1CD6"/>
    <w:rsid w:val="008C2114"/>
    <w:rsid w:val="008C2127"/>
    <w:rsid w:val="008C27C8"/>
    <w:rsid w:val="008C2BE9"/>
    <w:rsid w:val="008C332A"/>
    <w:rsid w:val="008C3351"/>
    <w:rsid w:val="008C3367"/>
    <w:rsid w:val="008C37FC"/>
    <w:rsid w:val="008C4976"/>
    <w:rsid w:val="008C4B50"/>
    <w:rsid w:val="008C4E49"/>
    <w:rsid w:val="008C609B"/>
    <w:rsid w:val="008C60E4"/>
    <w:rsid w:val="008C659E"/>
    <w:rsid w:val="008C7281"/>
    <w:rsid w:val="008C7302"/>
    <w:rsid w:val="008D35EF"/>
    <w:rsid w:val="008D4CD5"/>
    <w:rsid w:val="008D5A95"/>
    <w:rsid w:val="008D5D94"/>
    <w:rsid w:val="008D6067"/>
    <w:rsid w:val="008D68B0"/>
    <w:rsid w:val="008D6993"/>
    <w:rsid w:val="008D6A30"/>
    <w:rsid w:val="008D6AF4"/>
    <w:rsid w:val="008E0049"/>
    <w:rsid w:val="008E02F6"/>
    <w:rsid w:val="008E0B2D"/>
    <w:rsid w:val="008E16A5"/>
    <w:rsid w:val="008E1C00"/>
    <w:rsid w:val="008E2F98"/>
    <w:rsid w:val="008E3525"/>
    <w:rsid w:val="008E3FCF"/>
    <w:rsid w:val="008E4340"/>
    <w:rsid w:val="008E45ED"/>
    <w:rsid w:val="008E4B93"/>
    <w:rsid w:val="008E4BFC"/>
    <w:rsid w:val="008E4DC0"/>
    <w:rsid w:val="008E4E5E"/>
    <w:rsid w:val="008E735C"/>
    <w:rsid w:val="008E7A81"/>
    <w:rsid w:val="008F0C32"/>
    <w:rsid w:val="008F1CAC"/>
    <w:rsid w:val="008F1CAF"/>
    <w:rsid w:val="008F1E0F"/>
    <w:rsid w:val="008F2444"/>
    <w:rsid w:val="008F28FA"/>
    <w:rsid w:val="008F28FB"/>
    <w:rsid w:val="008F295F"/>
    <w:rsid w:val="008F3252"/>
    <w:rsid w:val="008F3417"/>
    <w:rsid w:val="008F3CB2"/>
    <w:rsid w:val="008F4C38"/>
    <w:rsid w:val="008F4C91"/>
    <w:rsid w:val="008F5E1D"/>
    <w:rsid w:val="008F64AB"/>
    <w:rsid w:val="008F79D9"/>
    <w:rsid w:val="008F7C4D"/>
    <w:rsid w:val="008F7E28"/>
    <w:rsid w:val="009004EA"/>
    <w:rsid w:val="009008B7"/>
    <w:rsid w:val="009008CC"/>
    <w:rsid w:val="0090119F"/>
    <w:rsid w:val="009022EC"/>
    <w:rsid w:val="0090256D"/>
    <w:rsid w:val="00902A71"/>
    <w:rsid w:val="00902C09"/>
    <w:rsid w:val="009035F4"/>
    <w:rsid w:val="00903E86"/>
    <w:rsid w:val="00903F04"/>
    <w:rsid w:val="00904F3F"/>
    <w:rsid w:val="00905236"/>
    <w:rsid w:val="0090572D"/>
    <w:rsid w:val="00906275"/>
    <w:rsid w:val="00906390"/>
    <w:rsid w:val="00907409"/>
    <w:rsid w:val="00907B4D"/>
    <w:rsid w:val="00910CFB"/>
    <w:rsid w:val="00910D0D"/>
    <w:rsid w:val="00910E34"/>
    <w:rsid w:val="00910F4D"/>
    <w:rsid w:val="009110C6"/>
    <w:rsid w:val="00911A6A"/>
    <w:rsid w:val="0091246A"/>
    <w:rsid w:val="0091268B"/>
    <w:rsid w:val="009126FB"/>
    <w:rsid w:val="00912A3A"/>
    <w:rsid w:val="00912BF7"/>
    <w:rsid w:val="00913A7F"/>
    <w:rsid w:val="00914797"/>
    <w:rsid w:val="00914BB1"/>
    <w:rsid w:val="00914BB6"/>
    <w:rsid w:val="00914D5A"/>
    <w:rsid w:val="00914F24"/>
    <w:rsid w:val="00914F66"/>
    <w:rsid w:val="00915395"/>
    <w:rsid w:val="00917439"/>
    <w:rsid w:val="00917DAF"/>
    <w:rsid w:val="00920403"/>
    <w:rsid w:val="0092106C"/>
    <w:rsid w:val="0092140B"/>
    <w:rsid w:val="0092294B"/>
    <w:rsid w:val="00922E49"/>
    <w:rsid w:val="00924934"/>
    <w:rsid w:val="00924A50"/>
    <w:rsid w:val="0092581B"/>
    <w:rsid w:val="00926735"/>
    <w:rsid w:val="009275AD"/>
    <w:rsid w:val="00930116"/>
    <w:rsid w:val="00930B99"/>
    <w:rsid w:val="0093109F"/>
    <w:rsid w:val="00931929"/>
    <w:rsid w:val="00931BE7"/>
    <w:rsid w:val="00932770"/>
    <w:rsid w:val="00933011"/>
    <w:rsid w:val="009330B0"/>
    <w:rsid w:val="0093337A"/>
    <w:rsid w:val="00934208"/>
    <w:rsid w:val="00934385"/>
    <w:rsid w:val="00934FC2"/>
    <w:rsid w:val="00935016"/>
    <w:rsid w:val="009353F1"/>
    <w:rsid w:val="0093551D"/>
    <w:rsid w:val="00935565"/>
    <w:rsid w:val="0093596F"/>
    <w:rsid w:val="009361C1"/>
    <w:rsid w:val="009363F8"/>
    <w:rsid w:val="00936610"/>
    <w:rsid w:val="00937FBC"/>
    <w:rsid w:val="009408DE"/>
    <w:rsid w:val="00940981"/>
    <w:rsid w:val="00941238"/>
    <w:rsid w:val="009416C7"/>
    <w:rsid w:val="0094224E"/>
    <w:rsid w:val="009429B2"/>
    <w:rsid w:val="00942A33"/>
    <w:rsid w:val="00942AA7"/>
    <w:rsid w:val="00943E93"/>
    <w:rsid w:val="009449BC"/>
    <w:rsid w:val="00944ADF"/>
    <w:rsid w:val="00945337"/>
    <w:rsid w:val="0094664B"/>
    <w:rsid w:val="00946700"/>
    <w:rsid w:val="009472A8"/>
    <w:rsid w:val="0094781E"/>
    <w:rsid w:val="00950CDE"/>
    <w:rsid w:val="009515D5"/>
    <w:rsid w:val="0095187D"/>
    <w:rsid w:val="009519D0"/>
    <w:rsid w:val="0095236F"/>
    <w:rsid w:val="009524E7"/>
    <w:rsid w:val="0095476D"/>
    <w:rsid w:val="00954E92"/>
    <w:rsid w:val="0095520C"/>
    <w:rsid w:val="0095533F"/>
    <w:rsid w:val="00955398"/>
    <w:rsid w:val="009554BA"/>
    <w:rsid w:val="00955939"/>
    <w:rsid w:val="00955EFE"/>
    <w:rsid w:val="0095618D"/>
    <w:rsid w:val="009563AB"/>
    <w:rsid w:val="00956679"/>
    <w:rsid w:val="009566FB"/>
    <w:rsid w:val="00956C61"/>
    <w:rsid w:val="0096081A"/>
    <w:rsid w:val="00961192"/>
    <w:rsid w:val="0096168C"/>
    <w:rsid w:val="00961DFC"/>
    <w:rsid w:val="00961F6E"/>
    <w:rsid w:val="00962DFF"/>
    <w:rsid w:val="00963680"/>
    <w:rsid w:val="00963CB8"/>
    <w:rsid w:val="00963F70"/>
    <w:rsid w:val="009641CA"/>
    <w:rsid w:val="00964532"/>
    <w:rsid w:val="00964758"/>
    <w:rsid w:val="00964768"/>
    <w:rsid w:val="009653B9"/>
    <w:rsid w:val="00965969"/>
    <w:rsid w:val="0096707D"/>
    <w:rsid w:val="00967CA6"/>
    <w:rsid w:val="009702F7"/>
    <w:rsid w:val="009712A6"/>
    <w:rsid w:val="00971B36"/>
    <w:rsid w:val="00972352"/>
    <w:rsid w:val="00972F7F"/>
    <w:rsid w:val="0097352F"/>
    <w:rsid w:val="00973AA8"/>
    <w:rsid w:val="0097436A"/>
    <w:rsid w:val="00975430"/>
    <w:rsid w:val="009755AE"/>
    <w:rsid w:val="009759A9"/>
    <w:rsid w:val="00975CFD"/>
    <w:rsid w:val="00976328"/>
    <w:rsid w:val="00976980"/>
    <w:rsid w:val="00976C6E"/>
    <w:rsid w:val="00977D88"/>
    <w:rsid w:val="009802FF"/>
    <w:rsid w:val="009804E2"/>
    <w:rsid w:val="00980982"/>
    <w:rsid w:val="009817D4"/>
    <w:rsid w:val="00981A51"/>
    <w:rsid w:val="009827B1"/>
    <w:rsid w:val="009828C5"/>
    <w:rsid w:val="0098332A"/>
    <w:rsid w:val="0098496C"/>
    <w:rsid w:val="0098677F"/>
    <w:rsid w:val="00987CC9"/>
    <w:rsid w:val="0099036A"/>
    <w:rsid w:val="00992B6D"/>
    <w:rsid w:val="00992E52"/>
    <w:rsid w:val="00994476"/>
    <w:rsid w:val="00994609"/>
    <w:rsid w:val="0099522A"/>
    <w:rsid w:val="0099655B"/>
    <w:rsid w:val="00996A86"/>
    <w:rsid w:val="00996B0E"/>
    <w:rsid w:val="00996DEF"/>
    <w:rsid w:val="009A0119"/>
    <w:rsid w:val="009A07F1"/>
    <w:rsid w:val="009A0D4E"/>
    <w:rsid w:val="009A0EE7"/>
    <w:rsid w:val="009A1567"/>
    <w:rsid w:val="009A1AE8"/>
    <w:rsid w:val="009A21B4"/>
    <w:rsid w:val="009A26ED"/>
    <w:rsid w:val="009A27CB"/>
    <w:rsid w:val="009A2BA8"/>
    <w:rsid w:val="009A339A"/>
    <w:rsid w:val="009A34C3"/>
    <w:rsid w:val="009A3610"/>
    <w:rsid w:val="009A371C"/>
    <w:rsid w:val="009A3CF2"/>
    <w:rsid w:val="009A3D1C"/>
    <w:rsid w:val="009A3F2C"/>
    <w:rsid w:val="009A4B30"/>
    <w:rsid w:val="009A5C13"/>
    <w:rsid w:val="009A5D2E"/>
    <w:rsid w:val="009A6490"/>
    <w:rsid w:val="009A679F"/>
    <w:rsid w:val="009A725B"/>
    <w:rsid w:val="009A7302"/>
    <w:rsid w:val="009A7658"/>
    <w:rsid w:val="009A7F58"/>
    <w:rsid w:val="009A7F6D"/>
    <w:rsid w:val="009B059E"/>
    <w:rsid w:val="009B0E73"/>
    <w:rsid w:val="009B1248"/>
    <w:rsid w:val="009B1D99"/>
    <w:rsid w:val="009B209E"/>
    <w:rsid w:val="009B2A20"/>
    <w:rsid w:val="009B2D2B"/>
    <w:rsid w:val="009B3E08"/>
    <w:rsid w:val="009B4153"/>
    <w:rsid w:val="009B4370"/>
    <w:rsid w:val="009B4408"/>
    <w:rsid w:val="009B4A2C"/>
    <w:rsid w:val="009B503E"/>
    <w:rsid w:val="009B5A6B"/>
    <w:rsid w:val="009B5D45"/>
    <w:rsid w:val="009B5EE7"/>
    <w:rsid w:val="009B6133"/>
    <w:rsid w:val="009B73F7"/>
    <w:rsid w:val="009C00E9"/>
    <w:rsid w:val="009C147B"/>
    <w:rsid w:val="009C1CFE"/>
    <w:rsid w:val="009C2087"/>
    <w:rsid w:val="009C2FF5"/>
    <w:rsid w:val="009C3A5F"/>
    <w:rsid w:val="009C45BF"/>
    <w:rsid w:val="009C4E4A"/>
    <w:rsid w:val="009C569E"/>
    <w:rsid w:val="009C59A6"/>
    <w:rsid w:val="009C5EC1"/>
    <w:rsid w:val="009C6AF0"/>
    <w:rsid w:val="009C7652"/>
    <w:rsid w:val="009C782C"/>
    <w:rsid w:val="009C7983"/>
    <w:rsid w:val="009C7CEF"/>
    <w:rsid w:val="009C7EDA"/>
    <w:rsid w:val="009D01EA"/>
    <w:rsid w:val="009D17B5"/>
    <w:rsid w:val="009D1E20"/>
    <w:rsid w:val="009D1E67"/>
    <w:rsid w:val="009D21A8"/>
    <w:rsid w:val="009D38CC"/>
    <w:rsid w:val="009D4147"/>
    <w:rsid w:val="009D448D"/>
    <w:rsid w:val="009D4B3D"/>
    <w:rsid w:val="009D4F37"/>
    <w:rsid w:val="009D5389"/>
    <w:rsid w:val="009D5C44"/>
    <w:rsid w:val="009D62EE"/>
    <w:rsid w:val="009D63C2"/>
    <w:rsid w:val="009D663E"/>
    <w:rsid w:val="009D6B1F"/>
    <w:rsid w:val="009D7AC9"/>
    <w:rsid w:val="009D7B8F"/>
    <w:rsid w:val="009D7D83"/>
    <w:rsid w:val="009E027F"/>
    <w:rsid w:val="009E04FA"/>
    <w:rsid w:val="009E0DE8"/>
    <w:rsid w:val="009E11A0"/>
    <w:rsid w:val="009E25B6"/>
    <w:rsid w:val="009E2DFA"/>
    <w:rsid w:val="009E3A65"/>
    <w:rsid w:val="009E466B"/>
    <w:rsid w:val="009E4938"/>
    <w:rsid w:val="009E4D72"/>
    <w:rsid w:val="009E50F6"/>
    <w:rsid w:val="009E538F"/>
    <w:rsid w:val="009E577A"/>
    <w:rsid w:val="009E5952"/>
    <w:rsid w:val="009E6124"/>
    <w:rsid w:val="009E625C"/>
    <w:rsid w:val="009E6390"/>
    <w:rsid w:val="009E76D8"/>
    <w:rsid w:val="009E7A49"/>
    <w:rsid w:val="009F0D9A"/>
    <w:rsid w:val="009F2A19"/>
    <w:rsid w:val="009F2C93"/>
    <w:rsid w:val="009F3D95"/>
    <w:rsid w:val="009F3DBD"/>
    <w:rsid w:val="009F3E52"/>
    <w:rsid w:val="009F3F13"/>
    <w:rsid w:val="009F487F"/>
    <w:rsid w:val="009F4B04"/>
    <w:rsid w:val="009F5730"/>
    <w:rsid w:val="009F5886"/>
    <w:rsid w:val="009F5F0F"/>
    <w:rsid w:val="009F601E"/>
    <w:rsid w:val="009F6061"/>
    <w:rsid w:val="009F69F3"/>
    <w:rsid w:val="009F6C0B"/>
    <w:rsid w:val="009F6C41"/>
    <w:rsid w:val="009F6FAE"/>
    <w:rsid w:val="009F7452"/>
    <w:rsid w:val="009F7653"/>
    <w:rsid w:val="009F77C1"/>
    <w:rsid w:val="00A0058C"/>
    <w:rsid w:val="00A01AA2"/>
    <w:rsid w:val="00A0238F"/>
    <w:rsid w:val="00A02E5E"/>
    <w:rsid w:val="00A03031"/>
    <w:rsid w:val="00A03C14"/>
    <w:rsid w:val="00A04102"/>
    <w:rsid w:val="00A0531E"/>
    <w:rsid w:val="00A053F3"/>
    <w:rsid w:val="00A05405"/>
    <w:rsid w:val="00A0558A"/>
    <w:rsid w:val="00A10B1B"/>
    <w:rsid w:val="00A1118D"/>
    <w:rsid w:val="00A111EF"/>
    <w:rsid w:val="00A114B4"/>
    <w:rsid w:val="00A117B2"/>
    <w:rsid w:val="00A1192C"/>
    <w:rsid w:val="00A11ACD"/>
    <w:rsid w:val="00A11E36"/>
    <w:rsid w:val="00A12712"/>
    <w:rsid w:val="00A12B52"/>
    <w:rsid w:val="00A12DE7"/>
    <w:rsid w:val="00A14E1C"/>
    <w:rsid w:val="00A14E5A"/>
    <w:rsid w:val="00A14F21"/>
    <w:rsid w:val="00A150E1"/>
    <w:rsid w:val="00A159C9"/>
    <w:rsid w:val="00A15D37"/>
    <w:rsid w:val="00A15DBA"/>
    <w:rsid w:val="00A16877"/>
    <w:rsid w:val="00A17551"/>
    <w:rsid w:val="00A20565"/>
    <w:rsid w:val="00A208A8"/>
    <w:rsid w:val="00A2183E"/>
    <w:rsid w:val="00A2256D"/>
    <w:rsid w:val="00A22723"/>
    <w:rsid w:val="00A22917"/>
    <w:rsid w:val="00A22FB7"/>
    <w:rsid w:val="00A23159"/>
    <w:rsid w:val="00A23473"/>
    <w:rsid w:val="00A23B1C"/>
    <w:rsid w:val="00A24331"/>
    <w:rsid w:val="00A24370"/>
    <w:rsid w:val="00A244AA"/>
    <w:rsid w:val="00A24B9C"/>
    <w:rsid w:val="00A2526D"/>
    <w:rsid w:val="00A25437"/>
    <w:rsid w:val="00A25666"/>
    <w:rsid w:val="00A25704"/>
    <w:rsid w:val="00A25AC5"/>
    <w:rsid w:val="00A2602A"/>
    <w:rsid w:val="00A26535"/>
    <w:rsid w:val="00A2720E"/>
    <w:rsid w:val="00A278C6"/>
    <w:rsid w:val="00A3056D"/>
    <w:rsid w:val="00A31F2D"/>
    <w:rsid w:val="00A325F1"/>
    <w:rsid w:val="00A32CAD"/>
    <w:rsid w:val="00A330B9"/>
    <w:rsid w:val="00A330BD"/>
    <w:rsid w:val="00A33320"/>
    <w:rsid w:val="00A338E5"/>
    <w:rsid w:val="00A33CAE"/>
    <w:rsid w:val="00A33F5C"/>
    <w:rsid w:val="00A343EA"/>
    <w:rsid w:val="00A34690"/>
    <w:rsid w:val="00A34BEB"/>
    <w:rsid w:val="00A3549B"/>
    <w:rsid w:val="00A36801"/>
    <w:rsid w:val="00A376B2"/>
    <w:rsid w:val="00A37733"/>
    <w:rsid w:val="00A3784E"/>
    <w:rsid w:val="00A37D46"/>
    <w:rsid w:val="00A37E2E"/>
    <w:rsid w:val="00A402C8"/>
    <w:rsid w:val="00A40E84"/>
    <w:rsid w:val="00A41B14"/>
    <w:rsid w:val="00A41C34"/>
    <w:rsid w:val="00A41EC1"/>
    <w:rsid w:val="00A42F63"/>
    <w:rsid w:val="00A43743"/>
    <w:rsid w:val="00A4390E"/>
    <w:rsid w:val="00A4395B"/>
    <w:rsid w:val="00A43B88"/>
    <w:rsid w:val="00A43C38"/>
    <w:rsid w:val="00A43CD0"/>
    <w:rsid w:val="00A43F2E"/>
    <w:rsid w:val="00A44155"/>
    <w:rsid w:val="00A45388"/>
    <w:rsid w:val="00A456DF"/>
    <w:rsid w:val="00A45FBC"/>
    <w:rsid w:val="00A467F2"/>
    <w:rsid w:val="00A47354"/>
    <w:rsid w:val="00A501B4"/>
    <w:rsid w:val="00A501ED"/>
    <w:rsid w:val="00A50850"/>
    <w:rsid w:val="00A50BF3"/>
    <w:rsid w:val="00A51439"/>
    <w:rsid w:val="00A51748"/>
    <w:rsid w:val="00A5214C"/>
    <w:rsid w:val="00A52458"/>
    <w:rsid w:val="00A527FA"/>
    <w:rsid w:val="00A5367D"/>
    <w:rsid w:val="00A53C84"/>
    <w:rsid w:val="00A55189"/>
    <w:rsid w:val="00A55FEE"/>
    <w:rsid w:val="00A5650D"/>
    <w:rsid w:val="00A568BD"/>
    <w:rsid w:val="00A56D0B"/>
    <w:rsid w:val="00A56F56"/>
    <w:rsid w:val="00A56FC0"/>
    <w:rsid w:val="00A5721C"/>
    <w:rsid w:val="00A574FD"/>
    <w:rsid w:val="00A577F9"/>
    <w:rsid w:val="00A6013E"/>
    <w:rsid w:val="00A60B5F"/>
    <w:rsid w:val="00A61067"/>
    <w:rsid w:val="00A624C5"/>
    <w:rsid w:val="00A63C46"/>
    <w:rsid w:val="00A63E9B"/>
    <w:rsid w:val="00A64495"/>
    <w:rsid w:val="00A64FFA"/>
    <w:rsid w:val="00A650E0"/>
    <w:rsid w:val="00A65AB5"/>
    <w:rsid w:val="00A664A6"/>
    <w:rsid w:val="00A665CA"/>
    <w:rsid w:val="00A665F9"/>
    <w:rsid w:val="00A66DD7"/>
    <w:rsid w:val="00A674C1"/>
    <w:rsid w:val="00A67682"/>
    <w:rsid w:val="00A6774D"/>
    <w:rsid w:val="00A707BB"/>
    <w:rsid w:val="00A70BD0"/>
    <w:rsid w:val="00A71AF5"/>
    <w:rsid w:val="00A729FD"/>
    <w:rsid w:val="00A732DA"/>
    <w:rsid w:val="00A74501"/>
    <w:rsid w:val="00A746DD"/>
    <w:rsid w:val="00A74D99"/>
    <w:rsid w:val="00A74DD9"/>
    <w:rsid w:val="00A75372"/>
    <w:rsid w:val="00A75A4E"/>
    <w:rsid w:val="00A76096"/>
    <w:rsid w:val="00A767DA"/>
    <w:rsid w:val="00A76836"/>
    <w:rsid w:val="00A768C5"/>
    <w:rsid w:val="00A76A23"/>
    <w:rsid w:val="00A77579"/>
    <w:rsid w:val="00A777FD"/>
    <w:rsid w:val="00A7784F"/>
    <w:rsid w:val="00A77C86"/>
    <w:rsid w:val="00A803EF"/>
    <w:rsid w:val="00A80739"/>
    <w:rsid w:val="00A80D54"/>
    <w:rsid w:val="00A80ED4"/>
    <w:rsid w:val="00A816A9"/>
    <w:rsid w:val="00A82E45"/>
    <w:rsid w:val="00A8386B"/>
    <w:rsid w:val="00A839A2"/>
    <w:rsid w:val="00A839C2"/>
    <w:rsid w:val="00A842BC"/>
    <w:rsid w:val="00A84489"/>
    <w:rsid w:val="00A84D8A"/>
    <w:rsid w:val="00A84DD9"/>
    <w:rsid w:val="00A84FFF"/>
    <w:rsid w:val="00A85064"/>
    <w:rsid w:val="00A85B5C"/>
    <w:rsid w:val="00A85D1F"/>
    <w:rsid w:val="00A86B7F"/>
    <w:rsid w:val="00A86E03"/>
    <w:rsid w:val="00A8719B"/>
    <w:rsid w:val="00A87841"/>
    <w:rsid w:val="00A87CCE"/>
    <w:rsid w:val="00A9045F"/>
    <w:rsid w:val="00A90FB3"/>
    <w:rsid w:val="00A91075"/>
    <w:rsid w:val="00A911C3"/>
    <w:rsid w:val="00A916CF"/>
    <w:rsid w:val="00A91D55"/>
    <w:rsid w:val="00A9206D"/>
    <w:rsid w:val="00A92AEB"/>
    <w:rsid w:val="00A93DBD"/>
    <w:rsid w:val="00A93FC6"/>
    <w:rsid w:val="00A9453C"/>
    <w:rsid w:val="00A95072"/>
    <w:rsid w:val="00A951BA"/>
    <w:rsid w:val="00A956EF"/>
    <w:rsid w:val="00A95E84"/>
    <w:rsid w:val="00A9656D"/>
    <w:rsid w:val="00A96683"/>
    <w:rsid w:val="00A96E58"/>
    <w:rsid w:val="00A976B6"/>
    <w:rsid w:val="00A97FCF"/>
    <w:rsid w:val="00AA08CD"/>
    <w:rsid w:val="00AA0FFD"/>
    <w:rsid w:val="00AA1272"/>
    <w:rsid w:val="00AA17F6"/>
    <w:rsid w:val="00AA1BFD"/>
    <w:rsid w:val="00AA2086"/>
    <w:rsid w:val="00AA3619"/>
    <w:rsid w:val="00AA3AA2"/>
    <w:rsid w:val="00AA3B39"/>
    <w:rsid w:val="00AA3C6A"/>
    <w:rsid w:val="00AA4625"/>
    <w:rsid w:val="00AA4B2A"/>
    <w:rsid w:val="00AA5326"/>
    <w:rsid w:val="00AA56F5"/>
    <w:rsid w:val="00AA5B9C"/>
    <w:rsid w:val="00AA6564"/>
    <w:rsid w:val="00AA67C3"/>
    <w:rsid w:val="00AA6EB9"/>
    <w:rsid w:val="00AA7013"/>
    <w:rsid w:val="00AA7827"/>
    <w:rsid w:val="00AA7DA2"/>
    <w:rsid w:val="00AA7E36"/>
    <w:rsid w:val="00AA7E63"/>
    <w:rsid w:val="00AB06A0"/>
    <w:rsid w:val="00AB0D6D"/>
    <w:rsid w:val="00AB0EDF"/>
    <w:rsid w:val="00AB1B3A"/>
    <w:rsid w:val="00AB1C6A"/>
    <w:rsid w:val="00AB2920"/>
    <w:rsid w:val="00AB3C16"/>
    <w:rsid w:val="00AB43C4"/>
    <w:rsid w:val="00AB556E"/>
    <w:rsid w:val="00AB5825"/>
    <w:rsid w:val="00AB6BAC"/>
    <w:rsid w:val="00AB7050"/>
    <w:rsid w:val="00AB7358"/>
    <w:rsid w:val="00AB7548"/>
    <w:rsid w:val="00AC012E"/>
    <w:rsid w:val="00AC0DBE"/>
    <w:rsid w:val="00AC1046"/>
    <w:rsid w:val="00AC1CCE"/>
    <w:rsid w:val="00AC1FE3"/>
    <w:rsid w:val="00AC2120"/>
    <w:rsid w:val="00AC35B9"/>
    <w:rsid w:val="00AC3CE6"/>
    <w:rsid w:val="00AC50A9"/>
    <w:rsid w:val="00AC520A"/>
    <w:rsid w:val="00AC5470"/>
    <w:rsid w:val="00AC5BEC"/>
    <w:rsid w:val="00AC632C"/>
    <w:rsid w:val="00AC6CF1"/>
    <w:rsid w:val="00AC6F20"/>
    <w:rsid w:val="00AC6FF2"/>
    <w:rsid w:val="00AC7332"/>
    <w:rsid w:val="00AC7438"/>
    <w:rsid w:val="00AC75F4"/>
    <w:rsid w:val="00AC7794"/>
    <w:rsid w:val="00AC7944"/>
    <w:rsid w:val="00AC7FE8"/>
    <w:rsid w:val="00AD0212"/>
    <w:rsid w:val="00AD0560"/>
    <w:rsid w:val="00AD146F"/>
    <w:rsid w:val="00AD1D57"/>
    <w:rsid w:val="00AD22D4"/>
    <w:rsid w:val="00AD3E2F"/>
    <w:rsid w:val="00AD4916"/>
    <w:rsid w:val="00AD4AFD"/>
    <w:rsid w:val="00AD5064"/>
    <w:rsid w:val="00AD5971"/>
    <w:rsid w:val="00AD59EA"/>
    <w:rsid w:val="00AD5D93"/>
    <w:rsid w:val="00AD7522"/>
    <w:rsid w:val="00AD7A23"/>
    <w:rsid w:val="00AD7B95"/>
    <w:rsid w:val="00AE0201"/>
    <w:rsid w:val="00AE046C"/>
    <w:rsid w:val="00AE04B6"/>
    <w:rsid w:val="00AE067F"/>
    <w:rsid w:val="00AE080A"/>
    <w:rsid w:val="00AE0B03"/>
    <w:rsid w:val="00AE0CD6"/>
    <w:rsid w:val="00AE120A"/>
    <w:rsid w:val="00AE1E39"/>
    <w:rsid w:val="00AE1EE4"/>
    <w:rsid w:val="00AE2F86"/>
    <w:rsid w:val="00AE324C"/>
    <w:rsid w:val="00AE36DF"/>
    <w:rsid w:val="00AE45C8"/>
    <w:rsid w:val="00AE4668"/>
    <w:rsid w:val="00AE4A2B"/>
    <w:rsid w:val="00AE4CFD"/>
    <w:rsid w:val="00AE56EA"/>
    <w:rsid w:val="00AE57DB"/>
    <w:rsid w:val="00AE5AD5"/>
    <w:rsid w:val="00AE6588"/>
    <w:rsid w:val="00AE730B"/>
    <w:rsid w:val="00AE74CB"/>
    <w:rsid w:val="00AE7898"/>
    <w:rsid w:val="00AF00F9"/>
    <w:rsid w:val="00AF0B54"/>
    <w:rsid w:val="00AF13E8"/>
    <w:rsid w:val="00AF15F5"/>
    <w:rsid w:val="00AF16A3"/>
    <w:rsid w:val="00AF1B21"/>
    <w:rsid w:val="00AF33B0"/>
    <w:rsid w:val="00AF3B69"/>
    <w:rsid w:val="00AF3FD8"/>
    <w:rsid w:val="00AF4506"/>
    <w:rsid w:val="00AF4D98"/>
    <w:rsid w:val="00AF505F"/>
    <w:rsid w:val="00AF51A1"/>
    <w:rsid w:val="00AF5330"/>
    <w:rsid w:val="00AF55E4"/>
    <w:rsid w:val="00AF5D61"/>
    <w:rsid w:val="00AF5FE0"/>
    <w:rsid w:val="00AF6156"/>
    <w:rsid w:val="00AF69B9"/>
    <w:rsid w:val="00AF6AC3"/>
    <w:rsid w:val="00AF7090"/>
    <w:rsid w:val="00AF7367"/>
    <w:rsid w:val="00AF7501"/>
    <w:rsid w:val="00AF7D85"/>
    <w:rsid w:val="00B0001E"/>
    <w:rsid w:val="00B000A8"/>
    <w:rsid w:val="00B002D5"/>
    <w:rsid w:val="00B0060B"/>
    <w:rsid w:val="00B00C35"/>
    <w:rsid w:val="00B017D5"/>
    <w:rsid w:val="00B01B54"/>
    <w:rsid w:val="00B01FCA"/>
    <w:rsid w:val="00B022AB"/>
    <w:rsid w:val="00B02B58"/>
    <w:rsid w:val="00B04BF3"/>
    <w:rsid w:val="00B061A7"/>
    <w:rsid w:val="00B072D3"/>
    <w:rsid w:val="00B07AF6"/>
    <w:rsid w:val="00B07C7E"/>
    <w:rsid w:val="00B1014D"/>
    <w:rsid w:val="00B102AB"/>
    <w:rsid w:val="00B10580"/>
    <w:rsid w:val="00B109A5"/>
    <w:rsid w:val="00B1113C"/>
    <w:rsid w:val="00B115F9"/>
    <w:rsid w:val="00B11C2F"/>
    <w:rsid w:val="00B1366E"/>
    <w:rsid w:val="00B13775"/>
    <w:rsid w:val="00B13916"/>
    <w:rsid w:val="00B13BA3"/>
    <w:rsid w:val="00B13C2E"/>
    <w:rsid w:val="00B13F0B"/>
    <w:rsid w:val="00B141E0"/>
    <w:rsid w:val="00B14BAD"/>
    <w:rsid w:val="00B15C70"/>
    <w:rsid w:val="00B16137"/>
    <w:rsid w:val="00B16D93"/>
    <w:rsid w:val="00B171E0"/>
    <w:rsid w:val="00B172BF"/>
    <w:rsid w:val="00B178F5"/>
    <w:rsid w:val="00B20322"/>
    <w:rsid w:val="00B212F5"/>
    <w:rsid w:val="00B221AC"/>
    <w:rsid w:val="00B2234D"/>
    <w:rsid w:val="00B22D2A"/>
    <w:rsid w:val="00B22F3A"/>
    <w:rsid w:val="00B231E2"/>
    <w:rsid w:val="00B231ED"/>
    <w:rsid w:val="00B23B9E"/>
    <w:rsid w:val="00B24A77"/>
    <w:rsid w:val="00B25B2F"/>
    <w:rsid w:val="00B26244"/>
    <w:rsid w:val="00B272D2"/>
    <w:rsid w:val="00B273F1"/>
    <w:rsid w:val="00B27535"/>
    <w:rsid w:val="00B27A8A"/>
    <w:rsid w:val="00B27D08"/>
    <w:rsid w:val="00B27DF1"/>
    <w:rsid w:val="00B27F58"/>
    <w:rsid w:val="00B30371"/>
    <w:rsid w:val="00B312ED"/>
    <w:rsid w:val="00B314B7"/>
    <w:rsid w:val="00B31ECE"/>
    <w:rsid w:val="00B32166"/>
    <w:rsid w:val="00B323A1"/>
    <w:rsid w:val="00B33904"/>
    <w:rsid w:val="00B339F4"/>
    <w:rsid w:val="00B33B7A"/>
    <w:rsid w:val="00B33D76"/>
    <w:rsid w:val="00B33FD4"/>
    <w:rsid w:val="00B3405B"/>
    <w:rsid w:val="00B34406"/>
    <w:rsid w:val="00B34818"/>
    <w:rsid w:val="00B3516A"/>
    <w:rsid w:val="00B352C3"/>
    <w:rsid w:val="00B36122"/>
    <w:rsid w:val="00B365C3"/>
    <w:rsid w:val="00B3684C"/>
    <w:rsid w:val="00B36E0D"/>
    <w:rsid w:val="00B3722D"/>
    <w:rsid w:val="00B37881"/>
    <w:rsid w:val="00B37B71"/>
    <w:rsid w:val="00B400A8"/>
    <w:rsid w:val="00B404C7"/>
    <w:rsid w:val="00B409B4"/>
    <w:rsid w:val="00B40D8C"/>
    <w:rsid w:val="00B4137B"/>
    <w:rsid w:val="00B413E4"/>
    <w:rsid w:val="00B4212C"/>
    <w:rsid w:val="00B44800"/>
    <w:rsid w:val="00B44B65"/>
    <w:rsid w:val="00B45384"/>
    <w:rsid w:val="00B456C6"/>
    <w:rsid w:val="00B45721"/>
    <w:rsid w:val="00B45DCD"/>
    <w:rsid w:val="00B46745"/>
    <w:rsid w:val="00B46752"/>
    <w:rsid w:val="00B46A5E"/>
    <w:rsid w:val="00B46E2D"/>
    <w:rsid w:val="00B50143"/>
    <w:rsid w:val="00B506A4"/>
    <w:rsid w:val="00B519F4"/>
    <w:rsid w:val="00B51BE8"/>
    <w:rsid w:val="00B52546"/>
    <w:rsid w:val="00B5290E"/>
    <w:rsid w:val="00B53860"/>
    <w:rsid w:val="00B5389A"/>
    <w:rsid w:val="00B539D2"/>
    <w:rsid w:val="00B53AC5"/>
    <w:rsid w:val="00B53D03"/>
    <w:rsid w:val="00B53E90"/>
    <w:rsid w:val="00B545E2"/>
    <w:rsid w:val="00B54E30"/>
    <w:rsid w:val="00B55BF6"/>
    <w:rsid w:val="00B55E43"/>
    <w:rsid w:val="00B55E5B"/>
    <w:rsid w:val="00B56480"/>
    <w:rsid w:val="00B564C1"/>
    <w:rsid w:val="00B5658F"/>
    <w:rsid w:val="00B56F09"/>
    <w:rsid w:val="00B57072"/>
    <w:rsid w:val="00B57F42"/>
    <w:rsid w:val="00B605AF"/>
    <w:rsid w:val="00B60AC2"/>
    <w:rsid w:val="00B6127D"/>
    <w:rsid w:val="00B61E1F"/>
    <w:rsid w:val="00B626F3"/>
    <w:rsid w:val="00B62FBE"/>
    <w:rsid w:val="00B631A1"/>
    <w:rsid w:val="00B63475"/>
    <w:rsid w:val="00B63517"/>
    <w:rsid w:val="00B64022"/>
    <w:rsid w:val="00B65511"/>
    <w:rsid w:val="00B65EB9"/>
    <w:rsid w:val="00B66333"/>
    <w:rsid w:val="00B66478"/>
    <w:rsid w:val="00B66BDF"/>
    <w:rsid w:val="00B672D0"/>
    <w:rsid w:val="00B67342"/>
    <w:rsid w:val="00B67A99"/>
    <w:rsid w:val="00B700D8"/>
    <w:rsid w:val="00B706BD"/>
    <w:rsid w:val="00B706F1"/>
    <w:rsid w:val="00B7075A"/>
    <w:rsid w:val="00B70B76"/>
    <w:rsid w:val="00B70CF1"/>
    <w:rsid w:val="00B71B01"/>
    <w:rsid w:val="00B721E1"/>
    <w:rsid w:val="00B72675"/>
    <w:rsid w:val="00B74963"/>
    <w:rsid w:val="00B74C88"/>
    <w:rsid w:val="00B7538A"/>
    <w:rsid w:val="00B75567"/>
    <w:rsid w:val="00B75572"/>
    <w:rsid w:val="00B75686"/>
    <w:rsid w:val="00B76005"/>
    <w:rsid w:val="00B76514"/>
    <w:rsid w:val="00B769D0"/>
    <w:rsid w:val="00B76B2E"/>
    <w:rsid w:val="00B77592"/>
    <w:rsid w:val="00B77CC1"/>
    <w:rsid w:val="00B77D77"/>
    <w:rsid w:val="00B801DC"/>
    <w:rsid w:val="00B8033E"/>
    <w:rsid w:val="00B80697"/>
    <w:rsid w:val="00B80A42"/>
    <w:rsid w:val="00B820C6"/>
    <w:rsid w:val="00B825DE"/>
    <w:rsid w:val="00B8344D"/>
    <w:rsid w:val="00B835AD"/>
    <w:rsid w:val="00B83BEA"/>
    <w:rsid w:val="00B83D4E"/>
    <w:rsid w:val="00B84183"/>
    <w:rsid w:val="00B849FF"/>
    <w:rsid w:val="00B84B87"/>
    <w:rsid w:val="00B84D4B"/>
    <w:rsid w:val="00B84DF7"/>
    <w:rsid w:val="00B8514D"/>
    <w:rsid w:val="00B8662F"/>
    <w:rsid w:val="00B8675F"/>
    <w:rsid w:val="00B874C5"/>
    <w:rsid w:val="00B903A4"/>
    <w:rsid w:val="00B9218F"/>
    <w:rsid w:val="00B92A11"/>
    <w:rsid w:val="00B92AB8"/>
    <w:rsid w:val="00B92B93"/>
    <w:rsid w:val="00B944D8"/>
    <w:rsid w:val="00B95445"/>
    <w:rsid w:val="00B95978"/>
    <w:rsid w:val="00B95ACA"/>
    <w:rsid w:val="00B96124"/>
    <w:rsid w:val="00B9619C"/>
    <w:rsid w:val="00B961EC"/>
    <w:rsid w:val="00B96EDD"/>
    <w:rsid w:val="00B97620"/>
    <w:rsid w:val="00B9797A"/>
    <w:rsid w:val="00B979C6"/>
    <w:rsid w:val="00BA0352"/>
    <w:rsid w:val="00BA0921"/>
    <w:rsid w:val="00BA0956"/>
    <w:rsid w:val="00BA0A1E"/>
    <w:rsid w:val="00BA0AE1"/>
    <w:rsid w:val="00BA0B2A"/>
    <w:rsid w:val="00BA107F"/>
    <w:rsid w:val="00BA13EE"/>
    <w:rsid w:val="00BA1916"/>
    <w:rsid w:val="00BA2B29"/>
    <w:rsid w:val="00BA321F"/>
    <w:rsid w:val="00BA36D4"/>
    <w:rsid w:val="00BA3C35"/>
    <w:rsid w:val="00BA4409"/>
    <w:rsid w:val="00BA4E18"/>
    <w:rsid w:val="00BA59E1"/>
    <w:rsid w:val="00BA6015"/>
    <w:rsid w:val="00BA6EF1"/>
    <w:rsid w:val="00BB01E7"/>
    <w:rsid w:val="00BB0964"/>
    <w:rsid w:val="00BB09A5"/>
    <w:rsid w:val="00BB2019"/>
    <w:rsid w:val="00BB357A"/>
    <w:rsid w:val="00BB36C0"/>
    <w:rsid w:val="00BB3756"/>
    <w:rsid w:val="00BB4217"/>
    <w:rsid w:val="00BB49CD"/>
    <w:rsid w:val="00BB559A"/>
    <w:rsid w:val="00BB59FF"/>
    <w:rsid w:val="00BB630A"/>
    <w:rsid w:val="00BB6989"/>
    <w:rsid w:val="00BB7336"/>
    <w:rsid w:val="00BB7625"/>
    <w:rsid w:val="00BB7733"/>
    <w:rsid w:val="00BB7FCF"/>
    <w:rsid w:val="00BC0806"/>
    <w:rsid w:val="00BC0C1A"/>
    <w:rsid w:val="00BC1407"/>
    <w:rsid w:val="00BC1A41"/>
    <w:rsid w:val="00BC233A"/>
    <w:rsid w:val="00BC3F08"/>
    <w:rsid w:val="00BC500A"/>
    <w:rsid w:val="00BC5073"/>
    <w:rsid w:val="00BC5664"/>
    <w:rsid w:val="00BC593A"/>
    <w:rsid w:val="00BC597C"/>
    <w:rsid w:val="00BC5984"/>
    <w:rsid w:val="00BC6FA3"/>
    <w:rsid w:val="00BC7175"/>
    <w:rsid w:val="00BC747A"/>
    <w:rsid w:val="00BC7681"/>
    <w:rsid w:val="00BD01DD"/>
    <w:rsid w:val="00BD0638"/>
    <w:rsid w:val="00BD0996"/>
    <w:rsid w:val="00BD15A4"/>
    <w:rsid w:val="00BD1AFD"/>
    <w:rsid w:val="00BD225E"/>
    <w:rsid w:val="00BD3734"/>
    <w:rsid w:val="00BD49F4"/>
    <w:rsid w:val="00BD4B5D"/>
    <w:rsid w:val="00BD6E93"/>
    <w:rsid w:val="00BD6F92"/>
    <w:rsid w:val="00BD736C"/>
    <w:rsid w:val="00BD740B"/>
    <w:rsid w:val="00BD77AA"/>
    <w:rsid w:val="00BE0CA5"/>
    <w:rsid w:val="00BE12E8"/>
    <w:rsid w:val="00BE15C5"/>
    <w:rsid w:val="00BE1B54"/>
    <w:rsid w:val="00BE2C18"/>
    <w:rsid w:val="00BE2EE1"/>
    <w:rsid w:val="00BE4BC7"/>
    <w:rsid w:val="00BE50E2"/>
    <w:rsid w:val="00BE51F2"/>
    <w:rsid w:val="00BE5D30"/>
    <w:rsid w:val="00BE65F6"/>
    <w:rsid w:val="00BE6C5E"/>
    <w:rsid w:val="00BE6CDC"/>
    <w:rsid w:val="00BE7343"/>
    <w:rsid w:val="00BE7946"/>
    <w:rsid w:val="00BE7F0B"/>
    <w:rsid w:val="00BF0128"/>
    <w:rsid w:val="00BF1569"/>
    <w:rsid w:val="00BF1A07"/>
    <w:rsid w:val="00BF2123"/>
    <w:rsid w:val="00BF2951"/>
    <w:rsid w:val="00BF29B4"/>
    <w:rsid w:val="00BF3FF2"/>
    <w:rsid w:val="00BF571A"/>
    <w:rsid w:val="00BF59D2"/>
    <w:rsid w:val="00BF5F3A"/>
    <w:rsid w:val="00BF6039"/>
    <w:rsid w:val="00BF6148"/>
    <w:rsid w:val="00BF63EA"/>
    <w:rsid w:val="00BF6414"/>
    <w:rsid w:val="00BF6EFB"/>
    <w:rsid w:val="00BF7097"/>
    <w:rsid w:val="00BF735B"/>
    <w:rsid w:val="00BF7E2C"/>
    <w:rsid w:val="00C002CE"/>
    <w:rsid w:val="00C0051D"/>
    <w:rsid w:val="00C0169B"/>
    <w:rsid w:val="00C01D37"/>
    <w:rsid w:val="00C0233E"/>
    <w:rsid w:val="00C0294D"/>
    <w:rsid w:val="00C02ACF"/>
    <w:rsid w:val="00C02D4B"/>
    <w:rsid w:val="00C02E3E"/>
    <w:rsid w:val="00C02EB7"/>
    <w:rsid w:val="00C0331A"/>
    <w:rsid w:val="00C03618"/>
    <w:rsid w:val="00C03DAA"/>
    <w:rsid w:val="00C040C6"/>
    <w:rsid w:val="00C05295"/>
    <w:rsid w:val="00C0589F"/>
    <w:rsid w:val="00C058AD"/>
    <w:rsid w:val="00C05D1F"/>
    <w:rsid w:val="00C07A95"/>
    <w:rsid w:val="00C07B75"/>
    <w:rsid w:val="00C07EBB"/>
    <w:rsid w:val="00C102DE"/>
    <w:rsid w:val="00C10F12"/>
    <w:rsid w:val="00C111C3"/>
    <w:rsid w:val="00C11306"/>
    <w:rsid w:val="00C11B33"/>
    <w:rsid w:val="00C11D69"/>
    <w:rsid w:val="00C128D8"/>
    <w:rsid w:val="00C12D2C"/>
    <w:rsid w:val="00C1356B"/>
    <w:rsid w:val="00C13B56"/>
    <w:rsid w:val="00C141F6"/>
    <w:rsid w:val="00C15791"/>
    <w:rsid w:val="00C16792"/>
    <w:rsid w:val="00C16BC0"/>
    <w:rsid w:val="00C17543"/>
    <w:rsid w:val="00C17A25"/>
    <w:rsid w:val="00C20BBE"/>
    <w:rsid w:val="00C20D1C"/>
    <w:rsid w:val="00C2149F"/>
    <w:rsid w:val="00C21C2C"/>
    <w:rsid w:val="00C222B5"/>
    <w:rsid w:val="00C22509"/>
    <w:rsid w:val="00C22DA7"/>
    <w:rsid w:val="00C22EBA"/>
    <w:rsid w:val="00C2378C"/>
    <w:rsid w:val="00C243D4"/>
    <w:rsid w:val="00C255BF"/>
    <w:rsid w:val="00C25CC9"/>
    <w:rsid w:val="00C25F65"/>
    <w:rsid w:val="00C2684C"/>
    <w:rsid w:val="00C26C88"/>
    <w:rsid w:val="00C27224"/>
    <w:rsid w:val="00C27489"/>
    <w:rsid w:val="00C27ED1"/>
    <w:rsid w:val="00C302A5"/>
    <w:rsid w:val="00C30B67"/>
    <w:rsid w:val="00C30C58"/>
    <w:rsid w:val="00C30D54"/>
    <w:rsid w:val="00C3174D"/>
    <w:rsid w:val="00C32BEB"/>
    <w:rsid w:val="00C33474"/>
    <w:rsid w:val="00C336F1"/>
    <w:rsid w:val="00C339BF"/>
    <w:rsid w:val="00C33BED"/>
    <w:rsid w:val="00C34E5C"/>
    <w:rsid w:val="00C35169"/>
    <w:rsid w:val="00C3525D"/>
    <w:rsid w:val="00C36361"/>
    <w:rsid w:val="00C370A2"/>
    <w:rsid w:val="00C37398"/>
    <w:rsid w:val="00C377A9"/>
    <w:rsid w:val="00C4079B"/>
    <w:rsid w:val="00C408C5"/>
    <w:rsid w:val="00C409D3"/>
    <w:rsid w:val="00C4111C"/>
    <w:rsid w:val="00C416E8"/>
    <w:rsid w:val="00C41E95"/>
    <w:rsid w:val="00C423E8"/>
    <w:rsid w:val="00C425A1"/>
    <w:rsid w:val="00C42FA0"/>
    <w:rsid w:val="00C431C0"/>
    <w:rsid w:val="00C44674"/>
    <w:rsid w:val="00C44B42"/>
    <w:rsid w:val="00C44EE3"/>
    <w:rsid w:val="00C4587D"/>
    <w:rsid w:val="00C458AE"/>
    <w:rsid w:val="00C45A19"/>
    <w:rsid w:val="00C45DE6"/>
    <w:rsid w:val="00C46485"/>
    <w:rsid w:val="00C4655A"/>
    <w:rsid w:val="00C4673C"/>
    <w:rsid w:val="00C46DC3"/>
    <w:rsid w:val="00C50C9A"/>
    <w:rsid w:val="00C50E86"/>
    <w:rsid w:val="00C50EC5"/>
    <w:rsid w:val="00C51BC3"/>
    <w:rsid w:val="00C5206E"/>
    <w:rsid w:val="00C5213B"/>
    <w:rsid w:val="00C522C7"/>
    <w:rsid w:val="00C52E14"/>
    <w:rsid w:val="00C537DD"/>
    <w:rsid w:val="00C538A9"/>
    <w:rsid w:val="00C538DB"/>
    <w:rsid w:val="00C538F0"/>
    <w:rsid w:val="00C53B98"/>
    <w:rsid w:val="00C53F18"/>
    <w:rsid w:val="00C53FF1"/>
    <w:rsid w:val="00C5434F"/>
    <w:rsid w:val="00C543C0"/>
    <w:rsid w:val="00C54F77"/>
    <w:rsid w:val="00C54FE9"/>
    <w:rsid w:val="00C55860"/>
    <w:rsid w:val="00C57179"/>
    <w:rsid w:val="00C57507"/>
    <w:rsid w:val="00C5756A"/>
    <w:rsid w:val="00C576D1"/>
    <w:rsid w:val="00C60228"/>
    <w:rsid w:val="00C60446"/>
    <w:rsid w:val="00C60B9D"/>
    <w:rsid w:val="00C6115B"/>
    <w:rsid w:val="00C61188"/>
    <w:rsid w:val="00C6189E"/>
    <w:rsid w:val="00C61EAC"/>
    <w:rsid w:val="00C62F5B"/>
    <w:rsid w:val="00C63122"/>
    <w:rsid w:val="00C633F1"/>
    <w:rsid w:val="00C63AAC"/>
    <w:rsid w:val="00C64018"/>
    <w:rsid w:val="00C6467C"/>
    <w:rsid w:val="00C64A9D"/>
    <w:rsid w:val="00C654BC"/>
    <w:rsid w:val="00C65744"/>
    <w:rsid w:val="00C65766"/>
    <w:rsid w:val="00C66294"/>
    <w:rsid w:val="00C664B8"/>
    <w:rsid w:val="00C67747"/>
    <w:rsid w:val="00C679C5"/>
    <w:rsid w:val="00C67A83"/>
    <w:rsid w:val="00C706B9"/>
    <w:rsid w:val="00C714B6"/>
    <w:rsid w:val="00C715CE"/>
    <w:rsid w:val="00C7169F"/>
    <w:rsid w:val="00C74AD7"/>
    <w:rsid w:val="00C74BA0"/>
    <w:rsid w:val="00C74FCF"/>
    <w:rsid w:val="00C75BF5"/>
    <w:rsid w:val="00C76177"/>
    <w:rsid w:val="00C767F4"/>
    <w:rsid w:val="00C76E70"/>
    <w:rsid w:val="00C77346"/>
    <w:rsid w:val="00C77EDB"/>
    <w:rsid w:val="00C80462"/>
    <w:rsid w:val="00C80F01"/>
    <w:rsid w:val="00C81567"/>
    <w:rsid w:val="00C81BF4"/>
    <w:rsid w:val="00C81D27"/>
    <w:rsid w:val="00C81F41"/>
    <w:rsid w:val="00C8234F"/>
    <w:rsid w:val="00C82BA4"/>
    <w:rsid w:val="00C82C16"/>
    <w:rsid w:val="00C82D93"/>
    <w:rsid w:val="00C83171"/>
    <w:rsid w:val="00C836F9"/>
    <w:rsid w:val="00C83E88"/>
    <w:rsid w:val="00C83F78"/>
    <w:rsid w:val="00C84699"/>
    <w:rsid w:val="00C853F8"/>
    <w:rsid w:val="00C8605F"/>
    <w:rsid w:val="00C860E0"/>
    <w:rsid w:val="00C861F4"/>
    <w:rsid w:val="00C862EE"/>
    <w:rsid w:val="00C87319"/>
    <w:rsid w:val="00C8793F"/>
    <w:rsid w:val="00C879A2"/>
    <w:rsid w:val="00C90400"/>
    <w:rsid w:val="00C90A2C"/>
    <w:rsid w:val="00C911D1"/>
    <w:rsid w:val="00C916B0"/>
    <w:rsid w:val="00C91BF0"/>
    <w:rsid w:val="00C91E91"/>
    <w:rsid w:val="00C92177"/>
    <w:rsid w:val="00C9229F"/>
    <w:rsid w:val="00C929FB"/>
    <w:rsid w:val="00C92FAF"/>
    <w:rsid w:val="00C94144"/>
    <w:rsid w:val="00C9416A"/>
    <w:rsid w:val="00C948D1"/>
    <w:rsid w:val="00C94D20"/>
    <w:rsid w:val="00C9555B"/>
    <w:rsid w:val="00C9601C"/>
    <w:rsid w:val="00C9634D"/>
    <w:rsid w:val="00C963AD"/>
    <w:rsid w:val="00C96A24"/>
    <w:rsid w:val="00C96D8B"/>
    <w:rsid w:val="00C96F4D"/>
    <w:rsid w:val="00C97359"/>
    <w:rsid w:val="00CA05E4"/>
    <w:rsid w:val="00CA0DB8"/>
    <w:rsid w:val="00CA24F0"/>
    <w:rsid w:val="00CA25A4"/>
    <w:rsid w:val="00CA2BA6"/>
    <w:rsid w:val="00CA399F"/>
    <w:rsid w:val="00CA3DA6"/>
    <w:rsid w:val="00CA498C"/>
    <w:rsid w:val="00CA4DA8"/>
    <w:rsid w:val="00CA4EE4"/>
    <w:rsid w:val="00CA552C"/>
    <w:rsid w:val="00CA6E5E"/>
    <w:rsid w:val="00CA704C"/>
    <w:rsid w:val="00CB0291"/>
    <w:rsid w:val="00CB0F48"/>
    <w:rsid w:val="00CB122F"/>
    <w:rsid w:val="00CB1822"/>
    <w:rsid w:val="00CB1835"/>
    <w:rsid w:val="00CB18AE"/>
    <w:rsid w:val="00CB1904"/>
    <w:rsid w:val="00CB1ACF"/>
    <w:rsid w:val="00CB1B59"/>
    <w:rsid w:val="00CB2692"/>
    <w:rsid w:val="00CB2F02"/>
    <w:rsid w:val="00CB2F58"/>
    <w:rsid w:val="00CB3AA6"/>
    <w:rsid w:val="00CB3FE7"/>
    <w:rsid w:val="00CB4945"/>
    <w:rsid w:val="00CB4FC8"/>
    <w:rsid w:val="00CB5280"/>
    <w:rsid w:val="00CB5540"/>
    <w:rsid w:val="00CB5D63"/>
    <w:rsid w:val="00CB64BF"/>
    <w:rsid w:val="00CB659B"/>
    <w:rsid w:val="00CB6EAD"/>
    <w:rsid w:val="00CB6FF5"/>
    <w:rsid w:val="00CB79B4"/>
    <w:rsid w:val="00CC09AA"/>
    <w:rsid w:val="00CC12DE"/>
    <w:rsid w:val="00CC1C2A"/>
    <w:rsid w:val="00CC1EBE"/>
    <w:rsid w:val="00CC288A"/>
    <w:rsid w:val="00CC3D92"/>
    <w:rsid w:val="00CC3EBC"/>
    <w:rsid w:val="00CC479C"/>
    <w:rsid w:val="00CC545B"/>
    <w:rsid w:val="00CC5E2F"/>
    <w:rsid w:val="00CD0E58"/>
    <w:rsid w:val="00CD12E0"/>
    <w:rsid w:val="00CD290C"/>
    <w:rsid w:val="00CD2FC8"/>
    <w:rsid w:val="00CD3B3B"/>
    <w:rsid w:val="00CD3CD4"/>
    <w:rsid w:val="00CD42FA"/>
    <w:rsid w:val="00CD4920"/>
    <w:rsid w:val="00CD5143"/>
    <w:rsid w:val="00CD5657"/>
    <w:rsid w:val="00CD58B7"/>
    <w:rsid w:val="00CD5992"/>
    <w:rsid w:val="00CD5D10"/>
    <w:rsid w:val="00CD6BE2"/>
    <w:rsid w:val="00CD70B4"/>
    <w:rsid w:val="00CD71B9"/>
    <w:rsid w:val="00CD742E"/>
    <w:rsid w:val="00CD76EF"/>
    <w:rsid w:val="00CE0225"/>
    <w:rsid w:val="00CE04C4"/>
    <w:rsid w:val="00CE0594"/>
    <w:rsid w:val="00CE087D"/>
    <w:rsid w:val="00CE0A4F"/>
    <w:rsid w:val="00CE1319"/>
    <w:rsid w:val="00CE17F6"/>
    <w:rsid w:val="00CE1B40"/>
    <w:rsid w:val="00CE22AB"/>
    <w:rsid w:val="00CE27A4"/>
    <w:rsid w:val="00CE2D15"/>
    <w:rsid w:val="00CE2E5A"/>
    <w:rsid w:val="00CE2F3B"/>
    <w:rsid w:val="00CE34DA"/>
    <w:rsid w:val="00CE3519"/>
    <w:rsid w:val="00CE3B19"/>
    <w:rsid w:val="00CE5009"/>
    <w:rsid w:val="00CE5A78"/>
    <w:rsid w:val="00CE5E24"/>
    <w:rsid w:val="00CE60D8"/>
    <w:rsid w:val="00CE619C"/>
    <w:rsid w:val="00CE78B2"/>
    <w:rsid w:val="00CE7BD0"/>
    <w:rsid w:val="00CF00AD"/>
    <w:rsid w:val="00CF0202"/>
    <w:rsid w:val="00CF08D2"/>
    <w:rsid w:val="00CF0F11"/>
    <w:rsid w:val="00CF1334"/>
    <w:rsid w:val="00CF15DF"/>
    <w:rsid w:val="00CF2531"/>
    <w:rsid w:val="00CF255B"/>
    <w:rsid w:val="00CF31CB"/>
    <w:rsid w:val="00CF3792"/>
    <w:rsid w:val="00CF537A"/>
    <w:rsid w:val="00CF5B01"/>
    <w:rsid w:val="00CF5D09"/>
    <w:rsid w:val="00CF5F0E"/>
    <w:rsid w:val="00CF6041"/>
    <w:rsid w:val="00CF669E"/>
    <w:rsid w:val="00CF77E8"/>
    <w:rsid w:val="00CF7889"/>
    <w:rsid w:val="00CF7C1D"/>
    <w:rsid w:val="00D00AA9"/>
    <w:rsid w:val="00D00D56"/>
    <w:rsid w:val="00D011E1"/>
    <w:rsid w:val="00D014C2"/>
    <w:rsid w:val="00D015BF"/>
    <w:rsid w:val="00D018AA"/>
    <w:rsid w:val="00D01BE0"/>
    <w:rsid w:val="00D028BB"/>
    <w:rsid w:val="00D028F0"/>
    <w:rsid w:val="00D0322E"/>
    <w:rsid w:val="00D03446"/>
    <w:rsid w:val="00D0360F"/>
    <w:rsid w:val="00D03AFA"/>
    <w:rsid w:val="00D03D19"/>
    <w:rsid w:val="00D0579F"/>
    <w:rsid w:val="00D05C98"/>
    <w:rsid w:val="00D05D7D"/>
    <w:rsid w:val="00D05EAB"/>
    <w:rsid w:val="00D06090"/>
    <w:rsid w:val="00D062CC"/>
    <w:rsid w:val="00D06FAB"/>
    <w:rsid w:val="00D10903"/>
    <w:rsid w:val="00D11163"/>
    <w:rsid w:val="00D11164"/>
    <w:rsid w:val="00D11CBC"/>
    <w:rsid w:val="00D11D94"/>
    <w:rsid w:val="00D11E73"/>
    <w:rsid w:val="00D121A7"/>
    <w:rsid w:val="00D1249D"/>
    <w:rsid w:val="00D12515"/>
    <w:rsid w:val="00D125DC"/>
    <w:rsid w:val="00D12637"/>
    <w:rsid w:val="00D12BCF"/>
    <w:rsid w:val="00D13902"/>
    <w:rsid w:val="00D13932"/>
    <w:rsid w:val="00D13C56"/>
    <w:rsid w:val="00D14368"/>
    <w:rsid w:val="00D147DE"/>
    <w:rsid w:val="00D14864"/>
    <w:rsid w:val="00D152A4"/>
    <w:rsid w:val="00D153DD"/>
    <w:rsid w:val="00D156F6"/>
    <w:rsid w:val="00D16A6F"/>
    <w:rsid w:val="00D16FF9"/>
    <w:rsid w:val="00D17048"/>
    <w:rsid w:val="00D170C4"/>
    <w:rsid w:val="00D176D4"/>
    <w:rsid w:val="00D177DD"/>
    <w:rsid w:val="00D17A72"/>
    <w:rsid w:val="00D17FD1"/>
    <w:rsid w:val="00D206D7"/>
    <w:rsid w:val="00D20DB1"/>
    <w:rsid w:val="00D20E8F"/>
    <w:rsid w:val="00D228B7"/>
    <w:rsid w:val="00D24008"/>
    <w:rsid w:val="00D24A05"/>
    <w:rsid w:val="00D25826"/>
    <w:rsid w:val="00D2591D"/>
    <w:rsid w:val="00D25BB7"/>
    <w:rsid w:val="00D2653A"/>
    <w:rsid w:val="00D266F2"/>
    <w:rsid w:val="00D26A4E"/>
    <w:rsid w:val="00D26D31"/>
    <w:rsid w:val="00D2750E"/>
    <w:rsid w:val="00D2796E"/>
    <w:rsid w:val="00D308F5"/>
    <w:rsid w:val="00D30B68"/>
    <w:rsid w:val="00D30DE4"/>
    <w:rsid w:val="00D30E0A"/>
    <w:rsid w:val="00D30F8C"/>
    <w:rsid w:val="00D30FE6"/>
    <w:rsid w:val="00D3179F"/>
    <w:rsid w:val="00D31864"/>
    <w:rsid w:val="00D3288F"/>
    <w:rsid w:val="00D32925"/>
    <w:rsid w:val="00D32CCA"/>
    <w:rsid w:val="00D33FC0"/>
    <w:rsid w:val="00D3411C"/>
    <w:rsid w:val="00D362FD"/>
    <w:rsid w:val="00D3671C"/>
    <w:rsid w:val="00D36909"/>
    <w:rsid w:val="00D36E46"/>
    <w:rsid w:val="00D37086"/>
    <w:rsid w:val="00D370DC"/>
    <w:rsid w:val="00D3753D"/>
    <w:rsid w:val="00D37647"/>
    <w:rsid w:val="00D3795D"/>
    <w:rsid w:val="00D37CDE"/>
    <w:rsid w:val="00D41346"/>
    <w:rsid w:val="00D41405"/>
    <w:rsid w:val="00D41454"/>
    <w:rsid w:val="00D416A4"/>
    <w:rsid w:val="00D41AAE"/>
    <w:rsid w:val="00D422BA"/>
    <w:rsid w:val="00D43517"/>
    <w:rsid w:val="00D4580F"/>
    <w:rsid w:val="00D4647C"/>
    <w:rsid w:val="00D46F32"/>
    <w:rsid w:val="00D47054"/>
    <w:rsid w:val="00D47D45"/>
    <w:rsid w:val="00D504B5"/>
    <w:rsid w:val="00D50764"/>
    <w:rsid w:val="00D512D3"/>
    <w:rsid w:val="00D51312"/>
    <w:rsid w:val="00D51A5F"/>
    <w:rsid w:val="00D5205E"/>
    <w:rsid w:val="00D52568"/>
    <w:rsid w:val="00D52634"/>
    <w:rsid w:val="00D52A69"/>
    <w:rsid w:val="00D53229"/>
    <w:rsid w:val="00D53CA1"/>
    <w:rsid w:val="00D53D50"/>
    <w:rsid w:val="00D548B8"/>
    <w:rsid w:val="00D549B6"/>
    <w:rsid w:val="00D54EA1"/>
    <w:rsid w:val="00D556AC"/>
    <w:rsid w:val="00D55903"/>
    <w:rsid w:val="00D55F3D"/>
    <w:rsid w:val="00D5736A"/>
    <w:rsid w:val="00D57E3B"/>
    <w:rsid w:val="00D57F55"/>
    <w:rsid w:val="00D6024D"/>
    <w:rsid w:val="00D6049B"/>
    <w:rsid w:val="00D60D95"/>
    <w:rsid w:val="00D6131D"/>
    <w:rsid w:val="00D61E3C"/>
    <w:rsid w:val="00D634F6"/>
    <w:rsid w:val="00D64738"/>
    <w:rsid w:val="00D64D78"/>
    <w:rsid w:val="00D650B1"/>
    <w:rsid w:val="00D6530B"/>
    <w:rsid w:val="00D6547C"/>
    <w:rsid w:val="00D658ED"/>
    <w:rsid w:val="00D66104"/>
    <w:rsid w:val="00D66E19"/>
    <w:rsid w:val="00D6762D"/>
    <w:rsid w:val="00D6778A"/>
    <w:rsid w:val="00D70D33"/>
    <w:rsid w:val="00D70DD2"/>
    <w:rsid w:val="00D715F2"/>
    <w:rsid w:val="00D71A9C"/>
    <w:rsid w:val="00D724C2"/>
    <w:rsid w:val="00D72736"/>
    <w:rsid w:val="00D72939"/>
    <w:rsid w:val="00D72E87"/>
    <w:rsid w:val="00D73B76"/>
    <w:rsid w:val="00D74AE0"/>
    <w:rsid w:val="00D74E07"/>
    <w:rsid w:val="00D75734"/>
    <w:rsid w:val="00D75BD4"/>
    <w:rsid w:val="00D76484"/>
    <w:rsid w:val="00D77194"/>
    <w:rsid w:val="00D8135C"/>
    <w:rsid w:val="00D816D8"/>
    <w:rsid w:val="00D817D7"/>
    <w:rsid w:val="00D81EE9"/>
    <w:rsid w:val="00D82F47"/>
    <w:rsid w:val="00D83289"/>
    <w:rsid w:val="00D833D6"/>
    <w:rsid w:val="00D83907"/>
    <w:rsid w:val="00D83D22"/>
    <w:rsid w:val="00D83FFA"/>
    <w:rsid w:val="00D8455B"/>
    <w:rsid w:val="00D8490E"/>
    <w:rsid w:val="00D85065"/>
    <w:rsid w:val="00D850F9"/>
    <w:rsid w:val="00D8657D"/>
    <w:rsid w:val="00D86BE9"/>
    <w:rsid w:val="00D86C06"/>
    <w:rsid w:val="00D8732E"/>
    <w:rsid w:val="00D8739F"/>
    <w:rsid w:val="00D904F3"/>
    <w:rsid w:val="00D90BE1"/>
    <w:rsid w:val="00D90E06"/>
    <w:rsid w:val="00D9141C"/>
    <w:rsid w:val="00D91764"/>
    <w:rsid w:val="00D917F7"/>
    <w:rsid w:val="00D91D88"/>
    <w:rsid w:val="00D91EB1"/>
    <w:rsid w:val="00D9230D"/>
    <w:rsid w:val="00D93178"/>
    <w:rsid w:val="00D939D8"/>
    <w:rsid w:val="00D93E74"/>
    <w:rsid w:val="00D94721"/>
    <w:rsid w:val="00D953B1"/>
    <w:rsid w:val="00D95EF4"/>
    <w:rsid w:val="00D96131"/>
    <w:rsid w:val="00D96434"/>
    <w:rsid w:val="00D973EC"/>
    <w:rsid w:val="00D97402"/>
    <w:rsid w:val="00D9756F"/>
    <w:rsid w:val="00D97A85"/>
    <w:rsid w:val="00DA04BF"/>
    <w:rsid w:val="00DA0792"/>
    <w:rsid w:val="00DA0932"/>
    <w:rsid w:val="00DA0ECD"/>
    <w:rsid w:val="00DA1AD4"/>
    <w:rsid w:val="00DA1BE4"/>
    <w:rsid w:val="00DA1C1D"/>
    <w:rsid w:val="00DA1DB4"/>
    <w:rsid w:val="00DA2EAD"/>
    <w:rsid w:val="00DA2F5F"/>
    <w:rsid w:val="00DA2F8C"/>
    <w:rsid w:val="00DA373C"/>
    <w:rsid w:val="00DA42CF"/>
    <w:rsid w:val="00DA5836"/>
    <w:rsid w:val="00DA59AF"/>
    <w:rsid w:val="00DA6FB1"/>
    <w:rsid w:val="00DA7E45"/>
    <w:rsid w:val="00DA7E8B"/>
    <w:rsid w:val="00DA7F8C"/>
    <w:rsid w:val="00DB02C5"/>
    <w:rsid w:val="00DB05C2"/>
    <w:rsid w:val="00DB0E07"/>
    <w:rsid w:val="00DB2FB9"/>
    <w:rsid w:val="00DB34AE"/>
    <w:rsid w:val="00DB35CE"/>
    <w:rsid w:val="00DB3926"/>
    <w:rsid w:val="00DB5245"/>
    <w:rsid w:val="00DB53DC"/>
    <w:rsid w:val="00DB5D55"/>
    <w:rsid w:val="00DB5EA5"/>
    <w:rsid w:val="00DB62C9"/>
    <w:rsid w:val="00DB74B5"/>
    <w:rsid w:val="00DB79DA"/>
    <w:rsid w:val="00DB7ACA"/>
    <w:rsid w:val="00DC0B68"/>
    <w:rsid w:val="00DC0FCF"/>
    <w:rsid w:val="00DC100D"/>
    <w:rsid w:val="00DC1242"/>
    <w:rsid w:val="00DC172A"/>
    <w:rsid w:val="00DC3CD6"/>
    <w:rsid w:val="00DC3E28"/>
    <w:rsid w:val="00DC3FE6"/>
    <w:rsid w:val="00DC451E"/>
    <w:rsid w:val="00DC468C"/>
    <w:rsid w:val="00DC615A"/>
    <w:rsid w:val="00DC6668"/>
    <w:rsid w:val="00DC6745"/>
    <w:rsid w:val="00DC70F9"/>
    <w:rsid w:val="00DC713B"/>
    <w:rsid w:val="00DC75E8"/>
    <w:rsid w:val="00DC79DB"/>
    <w:rsid w:val="00DD0448"/>
    <w:rsid w:val="00DD05B5"/>
    <w:rsid w:val="00DD097D"/>
    <w:rsid w:val="00DD0D02"/>
    <w:rsid w:val="00DD1157"/>
    <w:rsid w:val="00DD1EE0"/>
    <w:rsid w:val="00DD3107"/>
    <w:rsid w:val="00DD3387"/>
    <w:rsid w:val="00DD374E"/>
    <w:rsid w:val="00DD3C32"/>
    <w:rsid w:val="00DD3C5E"/>
    <w:rsid w:val="00DD3F61"/>
    <w:rsid w:val="00DD41A0"/>
    <w:rsid w:val="00DD4610"/>
    <w:rsid w:val="00DD49E2"/>
    <w:rsid w:val="00DD52DF"/>
    <w:rsid w:val="00DD54E6"/>
    <w:rsid w:val="00DD58FB"/>
    <w:rsid w:val="00DD5C64"/>
    <w:rsid w:val="00DD698C"/>
    <w:rsid w:val="00DD7360"/>
    <w:rsid w:val="00DD78E9"/>
    <w:rsid w:val="00DE019C"/>
    <w:rsid w:val="00DE06E1"/>
    <w:rsid w:val="00DE1211"/>
    <w:rsid w:val="00DE188A"/>
    <w:rsid w:val="00DE1A6D"/>
    <w:rsid w:val="00DE269B"/>
    <w:rsid w:val="00DE323A"/>
    <w:rsid w:val="00DE444E"/>
    <w:rsid w:val="00DE4F58"/>
    <w:rsid w:val="00DE5484"/>
    <w:rsid w:val="00DE599B"/>
    <w:rsid w:val="00DE5ED6"/>
    <w:rsid w:val="00DE65C2"/>
    <w:rsid w:val="00DE6C50"/>
    <w:rsid w:val="00DE771F"/>
    <w:rsid w:val="00DF004C"/>
    <w:rsid w:val="00DF0053"/>
    <w:rsid w:val="00DF010D"/>
    <w:rsid w:val="00DF0667"/>
    <w:rsid w:val="00DF07C7"/>
    <w:rsid w:val="00DF0AAE"/>
    <w:rsid w:val="00DF0F78"/>
    <w:rsid w:val="00DF1A2A"/>
    <w:rsid w:val="00DF1A4C"/>
    <w:rsid w:val="00DF26E2"/>
    <w:rsid w:val="00DF2828"/>
    <w:rsid w:val="00DF2C52"/>
    <w:rsid w:val="00DF323C"/>
    <w:rsid w:val="00DF34A3"/>
    <w:rsid w:val="00DF3A30"/>
    <w:rsid w:val="00DF3D94"/>
    <w:rsid w:val="00DF4750"/>
    <w:rsid w:val="00DF564C"/>
    <w:rsid w:val="00DF5934"/>
    <w:rsid w:val="00DF6777"/>
    <w:rsid w:val="00DF68C2"/>
    <w:rsid w:val="00DF7367"/>
    <w:rsid w:val="00DF7B95"/>
    <w:rsid w:val="00E003DA"/>
    <w:rsid w:val="00E007D6"/>
    <w:rsid w:val="00E00E84"/>
    <w:rsid w:val="00E0146E"/>
    <w:rsid w:val="00E021AD"/>
    <w:rsid w:val="00E022B2"/>
    <w:rsid w:val="00E022DB"/>
    <w:rsid w:val="00E027A4"/>
    <w:rsid w:val="00E03263"/>
    <w:rsid w:val="00E0337C"/>
    <w:rsid w:val="00E03C18"/>
    <w:rsid w:val="00E03E57"/>
    <w:rsid w:val="00E03EB1"/>
    <w:rsid w:val="00E0402F"/>
    <w:rsid w:val="00E040BB"/>
    <w:rsid w:val="00E04419"/>
    <w:rsid w:val="00E04643"/>
    <w:rsid w:val="00E0486F"/>
    <w:rsid w:val="00E04B09"/>
    <w:rsid w:val="00E06CFD"/>
    <w:rsid w:val="00E07240"/>
    <w:rsid w:val="00E101E8"/>
    <w:rsid w:val="00E104B2"/>
    <w:rsid w:val="00E10CC8"/>
    <w:rsid w:val="00E118C8"/>
    <w:rsid w:val="00E11D80"/>
    <w:rsid w:val="00E122B6"/>
    <w:rsid w:val="00E12860"/>
    <w:rsid w:val="00E12F81"/>
    <w:rsid w:val="00E130C9"/>
    <w:rsid w:val="00E13797"/>
    <w:rsid w:val="00E13A2E"/>
    <w:rsid w:val="00E13A33"/>
    <w:rsid w:val="00E15C79"/>
    <w:rsid w:val="00E15CAD"/>
    <w:rsid w:val="00E162CD"/>
    <w:rsid w:val="00E16D6F"/>
    <w:rsid w:val="00E16F63"/>
    <w:rsid w:val="00E176FC"/>
    <w:rsid w:val="00E17C15"/>
    <w:rsid w:val="00E17C64"/>
    <w:rsid w:val="00E20153"/>
    <w:rsid w:val="00E209C2"/>
    <w:rsid w:val="00E20DF3"/>
    <w:rsid w:val="00E20FAD"/>
    <w:rsid w:val="00E225C5"/>
    <w:rsid w:val="00E22AAF"/>
    <w:rsid w:val="00E22CB7"/>
    <w:rsid w:val="00E22DDD"/>
    <w:rsid w:val="00E230CA"/>
    <w:rsid w:val="00E23217"/>
    <w:rsid w:val="00E2398B"/>
    <w:rsid w:val="00E23ECD"/>
    <w:rsid w:val="00E25371"/>
    <w:rsid w:val="00E25617"/>
    <w:rsid w:val="00E257D0"/>
    <w:rsid w:val="00E25BAC"/>
    <w:rsid w:val="00E261CF"/>
    <w:rsid w:val="00E26C32"/>
    <w:rsid w:val="00E26FF8"/>
    <w:rsid w:val="00E27052"/>
    <w:rsid w:val="00E273CB"/>
    <w:rsid w:val="00E27876"/>
    <w:rsid w:val="00E27C5D"/>
    <w:rsid w:val="00E30469"/>
    <w:rsid w:val="00E308A8"/>
    <w:rsid w:val="00E30946"/>
    <w:rsid w:val="00E30CAB"/>
    <w:rsid w:val="00E310F2"/>
    <w:rsid w:val="00E3134E"/>
    <w:rsid w:val="00E3162E"/>
    <w:rsid w:val="00E31632"/>
    <w:rsid w:val="00E31A15"/>
    <w:rsid w:val="00E31D8F"/>
    <w:rsid w:val="00E32C01"/>
    <w:rsid w:val="00E33A6E"/>
    <w:rsid w:val="00E33E02"/>
    <w:rsid w:val="00E33FE7"/>
    <w:rsid w:val="00E34385"/>
    <w:rsid w:val="00E352CA"/>
    <w:rsid w:val="00E366D6"/>
    <w:rsid w:val="00E36926"/>
    <w:rsid w:val="00E4020E"/>
    <w:rsid w:val="00E408AD"/>
    <w:rsid w:val="00E40C81"/>
    <w:rsid w:val="00E40D46"/>
    <w:rsid w:val="00E40E8D"/>
    <w:rsid w:val="00E415CD"/>
    <w:rsid w:val="00E4160B"/>
    <w:rsid w:val="00E41B38"/>
    <w:rsid w:val="00E42235"/>
    <w:rsid w:val="00E424E9"/>
    <w:rsid w:val="00E4255D"/>
    <w:rsid w:val="00E42787"/>
    <w:rsid w:val="00E42AEC"/>
    <w:rsid w:val="00E43010"/>
    <w:rsid w:val="00E44330"/>
    <w:rsid w:val="00E4485F"/>
    <w:rsid w:val="00E451BA"/>
    <w:rsid w:val="00E451CD"/>
    <w:rsid w:val="00E46041"/>
    <w:rsid w:val="00E47093"/>
    <w:rsid w:val="00E4721A"/>
    <w:rsid w:val="00E47511"/>
    <w:rsid w:val="00E4770A"/>
    <w:rsid w:val="00E47851"/>
    <w:rsid w:val="00E47E2A"/>
    <w:rsid w:val="00E47E51"/>
    <w:rsid w:val="00E50493"/>
    <w:rsid w:val="00E50575"/>
    <w:rsid w:val="00E50C86"/>
    <w:rsid w:val="00E51B38"/>
    <w:rsid w:val="00E52258"/>
    <w:rsid w:val="00E52774"/>
    <w:rsid w:val="00E52C1C"/>
    <w:rsid w:val="00E52E16"/>
    <w:rsid w:val="00E52E66"/>
    <w:rsid w:val="00E537A7"/>
    <w:rsid w:val="00E53CEB"/>
    <w:rsid w:val="00E53D8E"/>
    <w:rsid w:val="00E53E00"/>
    <w:rsid w:val="00E53FC1"/>
    <w:rsid w:val="00E55FAA"/>
    <w:rsid w:val="00E56050"/>
    <w:rsid w:val="00E56769"/>
    <w:rsid w:val="00E5684F"/>
    <w:rsid w:val="00E601C5"/>
    <w:rsid w:val="00E607C7"/>
    <w:rsid w:val="00E609DD"/>
    <w:rsid w:val="00E60A25"/>
    <w:rsid w:val="00E60B4E"/>
    <w:rsid w:val="00E60EA3"/>
    <w:rsid w:val="00E61C64"/>
    <w:rsid w:val="00E61EB2"/>
    <w:rsid w:val="00E6201A"/>
    <w:rsid w:val="00E62999"/>
    <w:rsid w:val="00E62D95"/>
    <w:rsid w:val="00E632E0"/>
    <w:rsid w:val="00E6390D"/>
    <w:rsid w:val="00E63B5A"/>
    <w:rsid w:val="00E63DC8"/>
    <w:rsid w:val="00E63E3B"/>
    <w:rsid w:val="00E64005"/>
    <w:rsid w:val="00E644E3"/>
    <w:rsid w:val="00E66130"/>
    <w:rsid w:val="00E66673"/>
    <w:rsid w:val="00E66AFC"/>
    <w:rsid w:val="00E70546"/>
    <w:rsid w:val="00E70A44"/>
    <w:rsid w:val="00E70C0B"/>
    <w:rsid w:val="00E7101D"/>
    <w:rsid w:val="00E72266"/>
    <w:rsid w:val="00E73072"/>
    <w:rsid w:val="00E7446F"/>
    <w:rsid w:val="00E748F4"/>
    <w:rsid w:val="00E75D8E"/>
    <w:rsid w:val="00E7609D"/>
    <w:rsid w:val="00E76F6F"/>
    <w:rsid w:val="00E801CA"/>
    <w:rsid w:val="00E80FF1"/>
    <w:rsid w:val="00E81055"/>
    <w:rsid w:val="00E81D0D"/>
    <w:rsid w:val="00E81F21"/>
    <w:rsid w:val="00E83B2E"/>
    <w:rsid w:val="00E83EB6"/>
    <w:rsid w:val="00E84135"/>
    <w:rsid w:val="00E853A9"/>
    <w:rsid w:val="00E85B83"/>
    <w:rsid w:val="00E86253"/>
    <w:rsid w:val="00E866D7"/>
    <w:rsid w:val="00E879D0"/>
    <w:rsid w:val="00E91362"/>
    <w:rsid w:val="00E91B0F"/>
    <w:rsid w:val="00E91E3E"/>
    <w:rsid w:val="00E923A2"/>
    <w:rsid w:val="00E92A9C"/>
    <w:rsid w:val="00E92EAE"/>
    <w:rsid w:val="00E940DF"/>
    <w:rsid w:val="00E94298"/>
    <w:rsid w:val="00E94374"/>
    <w:rsid w:val="00E945C7"/>
    <w:rsid w:val="00E94F24"/>
    <w:rsid w:val="00E94F89"/>
    <w:rsid w:val="00E95100"/>
    <w:rsid w:val="00E95C24"/>
    <w:rsid w:val="00E9612D"/>
    <w:rsid w:val="00E9672F"/>
    <w:rsid w:val="00E9683E"/>
    <w:rsid w:val="00E96BDC"/>
    <w:rsid w:val="00E96BFD"/>
    <w:rsid w:val="00E96E78"/>
    <w:rsid w:val="00EA0B69"/>
    <w:rsid w:val="00EA0D31"/>
    <w:rsid w:val="00EA0F93"/>
    <w:rsid w:val="00EA1381"/>
    <w:rsid w:val="00EA20A9"/>
    <w:rsid w:val="00EA2772"/>
    <w:rsid w:val="00EA2AD3"/>
    <w:rsid w:val="00EA3150"/>
    <w:rsid w:val="00EA33E1"/>
    <w:rsid w:val="00EA412D"/>
    <w:rsid w:val="00EA48E4"/>
    <w:rsid w:val="00EA5105"/>
    <w:rsid w:val="00EA5825"/>
    <w:rsid w:val="00EA782A"/>
    <w:rsid w:val="00EA78ED"/>
    <w:rsid w:val="00EA7C14"/>
    <w:rsid w:val="00EB0158"/>
    <w:rsid w:val="00EB0CDF"/>
    <w:rsid w:val="00EB0DE1"/>
    <w:rsid w:val="00EB1B54"/>
    <w:rsid w:val="00EB1D8C"/>
    <w:rsid w:val="00EB1E0D"/>
    <w:rsid w:val="00EB1F1E"/>
    <w:rsid w:val="00EB3398"/>
    <w:rsid w:val="00EB35D3"/>
    <w:rsid w:val="00EB412B"/>
    <w:rsid w:val="00EB4994"/>
    <w:rsid w:val="00EB49B1"/>
    <w:rsid w:val="00EB59F0"/>
    <w:rsid w:val="00EB6072"/>
    <w:rsid w:val="00EB684C"/>
    <w:rsid w:val="00EB713F"/>
    <w:rsid w:val="00EB7727"/>
    <w:rsid w:val="00EB7B88"/>
    <w:rsid w:val="00EB7C70"/>
    <w:rsid w:val="00EC0718"/>
    <w:rsid w:val="00EC08CA"/>
    <w:rsid w:val="00EC08FC"/>
    <w:rsid w:val="00EC096C"/>
    <w:rsid w:val="00EC0E20"/>
    <w:rsid w:val="00EC15A1"/>
    <w:rsid w:val="00EC2055"/>
    <w:rsid w:val="00EC24DF"/>
    <w:rsid w:val="00EC3301"/>
    <w:rsid w:val="00EC383E"/>
    <w:rsid w:val="00EC4061"/>
    <w:rsid w:val="00EC46FF"/>
    <w:rsid w:val="00EC4909"/>
    <w:rsid w:val="00EC51FE"/>
    <w:rsid w:val="00EC5403"/>
    <w:rsid w:val="00EC657F"/>
    <w:rsid w:val="00EC68F7"/>
    <w:rsid w:val="00EC6B0B"/>
    <w:rsid w:val="00EC7678"/>
    <w:rsid w:val="00EC794C"/>
    <w:rsid w:val="00EC7C3F"/>
    <w:rsid w:val="00EC7D8B"/>
    <w:rsid w:val="00ED02AF"/>
    <w:rsid w:val="00ED1017"/>
    <w:rsid w:val="00ED1221"/>
    <w:rsid w:val="00ED141A"/>
    <w:rsid w:val="00ED2084"/>
    <w:rsid w:val="00ED23A2"/>
    <w:rsid w:val="00ED2E18"/>
    <w:rsid w:val="00ED3295"/>
    <w:rsid w:val="00ED3BF7"/>
    <w:rsid w:val="00ED5527"/>
    <w:rsid w:val="00ED559B"/>
    <w:rsid w:val="00ED5628"/>
    <w:rsid w:val="00ED65D7"/>
    <w:rsid w:val="00ED669D"/>
    <w:rsid w:val="00ED710D"/>
    <w:rsid w:val="00ED7E0B"/>
    <w:rsid w:val="00EE04F8"/>
    <w:rsid w:val="00EE1247"/>
    <w:rsid w:val="00EE3030"/>
    <w:rsid w:val="00EE3175"/>
    <w:rsid w:val="00EE3C7B"/>
    <w:rsid w:val="00EE4124"/>
    <w:rsid w:val="00EE4155"/>
    <w:rsid w:val="00EE4218"/>
    <w:rsid w:val="00EE46CA"/>
    <w:rsid w:val="00EE490F"/>
    <w:rsid w:val="00EE58BF"/>
    <w:rsid w:val="00EE666B"/>
    <w:rsid w:val="00EE67D3"/>
    <w:rsid w:val="00EE6BD5"/>
    <w:rsid w:val="00EE72E2"/>
    <w:rsid w:val="00EF0327"/>
    <w:rsid w:val="00EF0DFA"/>
    <w:rsid w:val="00EF15CB"/>
    <w:rsid w:val="00EF1807"/>
    <w:rsid w:val="00EF1B7C"/>
    <w:rsid w:val="00EF205F"/>
    <w:rsid w:val="00EF306B"/>
    <w:rsid w:val="00EF3326"/>
    <w:rsid w:val="00EF3E03"/>
    <w:rsid w:val="00EF3E4C"/>
    <w:rsid w:val="00EF3E69"/>
    <w:rsid w:val="00EF3EB4"/>
    <w:rsid w:val="00EF4651"/>
    <w:rsid w:val="00EF5665"/>
    <w:rsid w:val="00EF62F6"/>
    <w:rsid w:val="00EF6D3D"/>
    <w:rsid w:val="00EF6E87"/>
    <w:rsid w:val="00EF73B9"/>
    <w:rsid w:val="00EF7B30"/>
    <w:rsid w:val="00F00221"/>
    <w:rsid w:val="00F00D2B"/>
    <w:rsid w:val="00F017C9"/>
    <w:rsid w:val="00F01C51"/>
    <w:rsid w:val="00F01E9F"/>
    <w:rsid w:val="00F01F4E"/>
    <w:rsid w:val="00F02237"/>
    <w:rsid w:val="00F024D1"/>
    <w:rsid w:val="00F03686"/>
    <w:rsid w:val="00F040CE"/>
    <w:rsid w:val="00F0453A"/>
    <w:rsid w:val="00F05845"/>
    <w:rsid w:val="00F058E9"/>
    <w:rsid w:val="00F05B95"/>
    <w:rsid w:val="00F05E91"/>
    <w:rsid w:val="00F06025"/>
    <w:rsid w:val="00F067EC"/>
    <w:rsid w:val="00F0694A"/>
    <w:rsid w:val="00F06C67"/>
    <w:rsid w:val="00F06DD9"/>
    <w:rsid w:val="00F07834"/>
    <w:rsid w:val="00F07F52"/>
    <w:rsid w:val="00F10583"/>
    <w:rsid w:val="00F10A76"/>
    <w:rsid w:val="00F11237"/>
    <w:rsid w:val="00F113CD"/>
    <w:rsid w:val="00F13727"/>
    <w:rsid w:val="00F14470"/>
    <w:rsid w:val="00F14928"/>
    <w:rsid w:val="00F1576B"/>
    <w:rsid w:val="00F166B1"/>
    <w:rsid w:val="00F167DA"/>
    <w:rsid w:val="00F17161"/>
    <w:rsid w:val="00F2065E"/>
    <w:rsid w:val="00F21B54"/>
    <w:rsid w:val="00F22968"/>
    <w:rsid w:val="00F22FE4"/>
    <w:rsid w:val="00F232D8"/>
    <w:rsid w:val="00F238DB"/>
    <w:rsid w:val="00F23D8F"/>
    <w:rsid w:val="00F25D77"/>
    <w:rsid w:val="00F264CA"/>
    <w:rsid w:val="00F26938"/>
    <w:rsid w:val="00F30740"/>
    <w:rsid w:val="00F307EC"/>
    <w:rsid w:val="00F30A39"/>
    <w:rsid w:val="00F3330A"/>
    <w:rsid w:val="00F33955"/>
    <w:rsid w:val="00F33EC7"/>
    <w:rsid w:val="00F34080"/>
    <w:rsid w:val="00F341B0"/>
    <w:rsid w:val="00F34408"/>
    <w:rsid w:val="00F345ED"/>
    <w:rsid w:val="00F34DBF"/>
    <w:rsid w:val="00F35C1A"/>
    <w:rsid w:val="00F37F8A"/>
    <w:rsid w:val="00F40A2A"/>
    <w:rsid w:val="00F40D7E"/>
    <w:rsid w:val="00F4148A"/>
    <w:rsid w:val="00F414E0"/>
    <w:rsid w:val="00F41541"/>
    <w:rsid w:val="00F41BAC"/>
    <w:rsid w:val="00F41CCC"/>
    <w:rsid w:val="00F421BC"/>
    <w:rsid w:val="00F42C3B"/>
    <w:rsid w:val="00F42D58"/>
    <w:rsid w:val="00F42D81"/>
    <w:rsid w:val="00F434F8"/>
    <w:rsid w:val="00F43841"/>
    <w:rsid w:val="00F43946"/>
    <w:rsid w:val="00F43FFC"/>
    <w:rsid w:val="00F4454B"/>
    <w:rsid w:val="00F44C11"/>
    <w:rsid w:val="00F44C87"/>
    <w:rsid w:val="00F45CAF"/>
    <w:rsid w:val="00F46018"/>
    <w:rsid w:val="00F4690E"/>
    <w:rsid w:val="00F46CA6"/>
    <w:rsid w:val="00F46E50"/>
    <w:rsid w:val="00F5019B"/>
    <w:rsid w:val="00F5020E"/>
    <w:rsid w:val="00F505DB"/>
    <w:rsid w:val="00F50754"/>
    <w:rsid w:val="00F51BA7"/>
    <w:rsid w:val="00F52B41"/>
    <w:rsid w:val="00F531DF"/>
    <w:rsid w:val="00F5459D"/>
    <w:rsid w:val="00F54B7A"/>
    <w:rsid w:val="00F54F04"/>
    <w:rsid w:val="00F54F9E"/>
    <w:rsid w:val="00F563E8"/>
    <w:rsid w:val="00F56741"/>
    <w:rsid w:val="00F56DF7"/>
    <w:rsid w:val="00F57073"/>
    <w:rsid w:val="00F6003E"/>
    <w:rsid w:val="00F602C7"/>
    <w:rsid w:val="00F608C9"/>
    <w:rsid w:val="00F60ADF"/>
    <w:rsid w:val="00F611A7"/>
    <w:rsid w:val="00F61272"/>
    <w:rsid w:val="00F61594"/>
    <w:rsid w:val="00F62074"/>
    <w:rsid w:val="00F621BF"/>
    <w:rsid w:val="00F62F93"/>
    <w:rsid w:val="00F6317E"/>
    <w:rsid w:val="00F63A6E"/>
    <w:rsid w:val="00F63FCB"/>
    <w:rsid w:val="00F65049"/>
    <w:rsid w:val="00F6545D"/>
    <w:rsid w:val="00F65EAF"/>
    <w:rsid w:val="00F6655B"/>
    <w:rsid w:val="00F667F1"/>
    <w:rsid w:val="00F66828"/>
    <w:rsid w:val="00F66C4C"/>
    <w:rsid w:val="00F671A2"/>
    <w:rsid w:val="00F67303"/>
    <w:rsid w:val="00F675A1"/>
    <w:rsid w:val="00F70ED0"/>
    <w:rsid w:val="00F70FF6"/>
    <w:rsid w:val="00F71006"/>
    <w:rsid w:val="00F7109B"/>
    <w:rsid w:val="00F7140B"/>
    <w:rsid w:val="00F717A5"/>
    <w:rsid w:val="00F72B5F"/>
    <w:rsid w:val="00F72E50"/>
    <w:rsid w:val="00F73525"/>
    <w:rsid w:val="00F73CD4"/>
    <w:rsid w:val="00F73F4F"/>
    <w:rsid w:val="00F741F9"/>
    <w:rsid w:val="00F7453A"/>
    <w:rsid w:val="00F745A2"/>
    <w:rsid w:val="00F745DC"/>
    <w:rsid w:val="00F746B0"/>
    <w:rsid w:val="00F746C7"/>
    <w:rsid w:val="00F74787"/>
    <w:rsid w:val="00F74B1B"/>
    <w:rsid w:val="00F761CD"/>
    <w:rsid w:val="00F76229"/>
    <w:rsid w:val="00F76304"/>
    <w:rsid w:val="00F766D4"/>
    <w:rsid w:val="00F76B07"/>
    <w:rsid w:val="00F76C92"/>
    <w:rsid w:val="00F76D61"/>
    <w:rsid w:val="00F76DD6"/>
    <w:rsid w:val="00F77A01"/>
    <w:rsid w:val="00F77FEE"/>
    <w:rsid w:val="00F8034A"/>
    <w:rsid w:val="00F81349"/>
    <w:rsid w:val="00F81823"/>
    <w:rsid w:val="00F81C5F"/>
    <w:rsid w:val="00F832BF"/>
    <w:rsid w:val="00F83BC6"/>
    <w:rsid w:val="00F84AA8"/>
    <w:rsid w:val="00F84D16"/>
    <w:rsid w:val="00F84F81"/>
    <w:rsid w:val="00F85F0A"/>
    <w:rsid w:val="00F8640C"/>
    <w:rsid w:val="00F86A85"/>
    <w:rsid w:val="00F8781D"/>
    <w:rsid w:val="00F87B14"/>
    <w:rsid w:val="00F87BC9"/>
    <w:rsid w:val="00F87F6E"/>
    <w:rsid w:val="00F90604"/>
    <w:rsid w:val="00F906FA"/>
    <w:rsid w:val="00F90C29"/>
    <w:rsid w:val="00F91DBD"/>
    <w:rsid w:val="00F92A06"/>
    <w:rsid w:val="00F938D3"/>
    <w:rsid w:val="00F93B42"/>
    <w:rsid w:val="00F942B6"/>
    <w:rsid w:val="00F94957"/>
    <w:rsid w:val="00F94DB8"/>
    <w:rsid w:val="00F9511F"/>
    <w:rsid w:val="00F9532E"/>
    <w:rsid w:val="00F9596C"/>
    <w:rsid w:val="00F95F22"/>
    <w:rsid w:val="00F95FFC"/>
    <w:rsid w:val="00F9663F"/>
    <w:rsid w:val="00F967AF"/>
    <w:rsid w:val="00F96E3C"/>
    <w:rsid w:val="00FA016C"/>
    <w:rsid w:val="00FA08D4"/>
    <w:rsid w:val="00FA0AB2"/>
    <w:rsid w:val="00FA14CE"/>
    <w:rsid w:val="00FA2228"/>
    <w:rsid w:val="00FA2AD8"/>
    <w:rsid w:val="00FA3DB7"/>
    <w:rsid w:val="00FA421E"/>
    <w:rsid w:val="00FA42FB"/>
    <w:rsid w:val="00FA5075"/>
    <w:rsid w:val="00FA64BA"/>
    <w:rsid w:val="00FA69D7"/>
    <w:rsid w:val="00FA6CCF"/>
    <w:rsid w:val="00FA7B7E"/>
    <w:rsid w:val="00FA7C2C"/>
    <w:rsid w:val="00FA7C43"/>
    <w:rsid w:val="00FB07BE"/>
    <w:rsid w:val="00FB0954"/>
    <w:rsid w:val="00FB10E9"/>
    <w:rsid w:val="00FB1D9E"/>
    <w:rsid w:val="00FB237A"/>
    <w:rsid w:val="00FB2592"/>
    <w:rsid w:val="00FB25E5"/>
    <w:rsid w:val="00FB38A5"/>
    <w:rsid w:val="00FB3B63"/>
    <w:rsid w:val="00FB48A0"/>
    <w:rsid w:val="00FB5095"/>
    <w:rsid w:val="00FB51BD"/>
    <w:rsid w:val="00FB5234"/>
    <w:rsid w:val="00FB56B7"/>
    <w:rsid w:val="00FB646B"/>
    <w:rsid w:val="00FB6799"/>
    <w:rsid w:val="00FB709E"/>
    <w:rsid w:val="00FB7938"/>
    <w:rsid w:val="00FB7ABC"/>
    <w:rsid w:val="00FB7B8A"/>
    <w:rsid w:val="00FC0096"/>
    <w:rsid w:val="00FC055B"/>
    <w:rsid w:val="00FC073F"/>
    <w:rsid w:val="00FC0A64"/>
    <w:rsid w:val="00FC0FA1"/>
    <w:rsid w:val="00FC1670"/>
    <w:rsid w:val="00FC1A09"/>
    <w:rsid w:val="00FC1D75"/>
    <w:rsid w:val="00FC23C2"/>
    <w:rsid w:val="00FC24DE"/>
    <w:rsid w:val="00FC2921"/>
    <w:rsid w:val="00FC2D5E"/>
    <w:rsid w:val="00FC3DAA"/>
    <w:rsid w:val="00FC434A"/>
    <w:rsid w:val="00FC44BA"/>
    <w:rsid w:val="00FC49DD"/>
    <w:rsid w:val="00FC4B74"/>
    <w:rsid w:val="00FC50F4"/>
    <w:rsid w:val="00FC5C16"/>
    <w:rsid w:val="00FC60BF"/>
    <w:rsid w:val="00FC62E9"/>
    <w:rsid w:val="00FC645C"/>
    <w:rsid w:val="00FC675D"/>
    <w:rsid w:val="00FC7806"/>
    <w:rsid w:val="00FC7959"/>
    <w:rsid w:val="00FC7C20"/>
    <w:rsid w:val="00FC7D01"/>
    <w:rsid w:val="00FC7DB7"/>
    <w:rsid w:val="00FD0DA6"/>
    <w:rsid w:val="00FD0EA3"/>
    <w:rsid w:val="00FD141E"/>
    <w:rsid w:val="00FD215E"/>
    <w:rsid w:val="00FD2283"/>
    <w:rsid w:val="00FD2289"/>
    <w:rsid w:val="00FD31A2"/>
    <w:rsid w:val="00FD3731"/>
    <w:rsid w:val="00FD3949"/>
    <w:rsid w:val="00FD3C85"/>
    <w:rsid w:val="00FD44A7"/>
    <w:rsid w:val="00FD4F20"/>
    <w:rsid w:val="00FD5C61"/>
    <w:rsid w:val="00FD5F4B"/>
    <w:rsid w:val="00FD61D2"/>
    <w:rsid w:val="00FD6396"/>
    <w:rsid w:val="00FD7325"/>
    <w:rsid w:val="00FD7D39"/>
    <w:rsid w:val="00FE020A"/>
    <w:rsid w:val="00FE05DA"/>
    <w:rsid w:val="00FE0877"/>
    <w:rsid w:val="00FE2792"/>
    <w:rsid w:val="00FE42EB"/>
    <w:rsid w:val="00FE5201"/>
    <w:rsid w:val="00FE5A2A"/>
    <w:rsid w:val="00FE5C77"/>
    <w:rsid w:val="00FE6555"/>
    <w:rsid w:val="00FE73BB"/>
    <w:rsid w:val="00FE7B34"/>
    <w:rsid w:val="00FE7D86"/>
    <w:rsid w:val="00FF0081"/>
    <w:rsid w:val="00FF0D7A"/>
    <w:rsid w:val="00FF14CA"/>
    <w:rsid w:val="00FF16CC"/>
    <w:rsid w:val="00FF194A"/>
    <w:rsid w:val="00FF24B9"/>
    <w:rsid w:val="00FF2C9B"/>
    <w:rsid w:val="00FF312E"/>
    <w:rsid w:val="00FF33B5"/>
    <w:rsid w:val="00FF3B03"/>
    <w:rsid w:val="00FF3C66"/>
    <w:rsid w:val="00FF3E3D"/>
    <w:rsid w:val="00FF4F4D"/>
    <w:rsid w:val="00FF55B4"/>
    <w:rsid w:val="00FF5807"/>
    <w:rsid w:val="00FF69F2"/>
    <w:rsid w:val="00FF6FE7"/>
    <w:rsid w:val="00FF7092"/>
    <w:rsid w:val="022E4A8B"/>
    <w:rsid w:val="0373653E"/>
    <w:rsid w:val="03EE11D0"/>
    <w:rsid w:val="0A517E12"/>
    <w:rsid w:val="0B9D52B3"/>
    <w:rsid w:val="0F64752A"/>
    <w:rsid w:val="114C2CE6"/>
    <w:rsid w:val="12BFFC99"/>
    <w:rsid w:val="1593C3A3"/>
    <w:rsid w:val="1752499F"/>
    <w:rsid w:val="1A5FA64A"/>
    <w:rsid w:val="1B4A90A2"/>
    <w:rsid w:val="20C1C10F"/>
    <w:rsid w:val="2667238A"/>
    <w:rsid w:val="2D9AFC0F"/>
    <w:rsid w:val="300A4599"/>
    <w:rsid w:val="311236CD"/>
    <w:rsid w:val="314A3A50"/>
    <w:rsid w:val="33D30CDB"/>
    <w:rsid w:val="355A31C9"/>
    <w:rsid w:val="37942B1D"/>
    <w:rsid w:val="379AFCCD"/>
    <w:rsid w:val="39FDD983"/>
    <w:rsid w:val="3AB2ECB4"/>
    <w:rsid w:val="3B23EC05"/>
    <w:rsid w:val="3D98EB62"/>
    <w:rsid w:val="418B7068"/>
    <w:rsid w:val="4393017A"/>
    <w:rsid w:val="46E7A127"/>
    <w:rsid w:val="471EC127"/>
    <w:rsid w:val="4ACE94FF"/>
    <w:rsid w:val="4BF2812E"/>
    <w:rsid w:val="4E29D46D"/>
    <w:rsid w:val="57AE7599"/>
    <w:rsid w:val="57C3C8A2"/>
    <w:rsid w:val="5948F014"/>
    <w:rsid w:val="5A7F9B9D"/>
    <w:rsid w:val="6154B0FC"/>
    <w:rsid w:val="65B57E7B"/>
    <w:rsid w:val="673D5A68"/>
    <w:rsid w:val="6A5615F7"/>
    <w:rsid w:val="6E470C39"/>
    <w:rsid w:val="714A8185"/>
    <w:rsid w:val="72D70604"/>
    <w:rsid w:val="74688D8C"/>
    <w:rsid w:val="76954265"/>
    <w:rsid w:val="79DAB38E"/>
    <w:rsid w:val="79EF21DE"/>
    <w:rsid w:val="7A38EC9E"/>
    <w:rsid w:val="7C76D4AD"/>
    <w:rsid w:val="7D169953"/>
    <w:rsid w:val="7E51AB84"/>
    <w:rsid w:val="7EF56D2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30CDB"/>
  <w15:chartTrackingRefBased/>
  <w15:docId w15:val="{4C1AD159-F568-48E1-9DE7-4A59FA4D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F6C41"/>
    <w:rPr>
      <w:rFonts w:ascii="Arial" w:hAnsi="Arial"/>
      <w:sz w:val="20"/>
    </w:rPr>
  </w:style>
  <w:style w:type="paragraph" w:styleId="Kop1">
    <w:name w:val="heading 1"/>
    <w:basedOn w:val="Standaard"/>
    <w:next w:val="Standaard"/>
    <w:link w:val="Kop1Char"/>
    <w:uiPriority w:val="9"/>
    <w:qFormat/>
    <w:rsid w:val="004B18FD"/>
    <w:pPr>
      <w:keepNext/>
      <w:keepLines/>
      <w:spacing w:before="240" w:after="0"/>
      <w:outlineLvl w:val="0"/>
    </w:pPr>
    <w:rPr>
      <w:rFonts w:asciiTheme="majorHAnsi" w:eastAsiaTheme="majorEastAsia" w:hAnsiTheme="majorHAnsi" w:cstheme="majorBidi"/>
      <w:b/>
      <w:sz w:val="32"/>
      <w:szCs w:val="32"/>
    </w:rPr>
  </w:style>
  <w:style w:type="paragraph" w:styleId="Kop2">
    <w:name w:val="heading 2"/>
    <w:basedOn w:val="Standaard"/>
    <w:next w:val="Standaard"/>
    <w:link w:val="Kop2Char"/>
    <w:uiPriority w:val="9"/>
    <w:unhideWhenUsed/>
    <w:qFormat/>
    <w:rsid w:val="004B18FD"/>
    <w:pPr>
      <w:keepNext/>
      <w:keepLines/>
      <w:spacing w:before="40" w:after="0"/>
      <w:outlineLvl w:val="1"/>
    </w:pPr>
    <w:rPr>
      <w:rFonts w:asciiTheme="majorHAnsi" w:eastAsiaTheme="majorEastAsia" w:hAnsiTheme="majorHAnsi" w:cstheme="majorBidi"/>
      <w:b/>
      <w:sz w:val="26"/>
      <w:szCs w:val="26"/>
    </w:rPr>
  </w:style>
  <w:style w:type="paragraph" w:styleId="Kop3">
    <w:name w:val="heading 3"/>
    <w:basedOn w:val="Standaard"/>
    <w:next w:val="Standaard"/>
    <w:link w:val="Kop3Char"/>
    <w:uiPriority w:val="9"/>
    <w:unhideWhenUsed/>
    <w:qFormat/>
    <w:rsid w:val="004B18FD"/>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Kop4">
    <w:name w:val="heading 4"/>
    <w:basedOn w:val="Standaard"/>
    <w:next w:val="Standaard"/>
    <w:link w:val="Kop4Char"/>
    <w:uiPriority w:val="9"/>
    <w:unhideWhenUsed/>
    <w:qFormat/>
    <w:rsid w:val="006D527B"/>
    <w:pPr>
      <w:keepNext/>
      <w:keepLines/>
      <w:spacing w:before="160" w:after="120"/>
      <w:ind w:left="708"/>
      <w:outlineLvl w:val="3"/>
    </w:pPr>
    <w:rPr>
      <w:rFonts w:asciiTheme="majorHAnsi" w:eastAsiaTheme="majorEastAsia" w:hAnsiTheme="majorHAnsi" w:cstheme="majorBidi"/>
      <w:b/>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EA412D"/>
    <w:pPr>
      <w:spacing w:before="100" w:beforeAutospacing="1" w:after="100" w:afterAutospacing="1" w:line="240" w:lineRule="auto"/>
    </w:pPr>
    <w:rPr>
      <w:rFonts w:ascii="Calibri Light" w:eastAsia="Calibri Light" w:hAnsi="Calibri Light" w:cs="Calibri Light"/>
      <w:sz w:val="24"/>
      <w:szCs w:val="24"/>
      <w:lang w:val="en-GB" w:eastAsia="en-GB"/>
    </w:rPr>
  </w:style>
  <w:style w:type="character" w:customStyle="1" w:styleId="normaltextrun">
    <w:name w:val="normaltextrun"/>
    <w:basedOn w:val="Standaardalinea-lettertype"/>
    <w:rsid w:val="00EA412D"/>
  </w:style>
  <w:style w:type="character" w:customStyle="1" w:styleId="eop">
    <w:name w:val="eop"/>
    <w:basedOn w:val="Standaardalinea-lettertype"/>
    <w:rsid w:val="00EA412D"/>
  </w:style>
  <w:style w:type="character" w:customStyle="1" w:styleId="spellingerror">
    <w:name w:val="spellingerror"/>
    <w:basedOn w:val="Standaardalinea-lettertype"/>
    <w:rsid w:val="00EA412D"/>
  </w:style>
  <w:style w:type="character" w:customStyle="1" w:styleId="contextualspellingandgrammarerror">
    <w:name w:val="contextualspellingandgrammarerror"/>
    <w:basedOn w:val="Standaardalinea-lettertype"/>
    <w:rsid w:val="00EA412D"/>
  </w:style>
  <w:style w:type="character" w:customStyle="1" w:styleId="pagebreaktextspan">
    <w:name w:val="pagebreaktextspan"/>
    <w:basedOn w:val="Standaardalinea-lettertype"/>
    <w:rsid w:val="00EA412D"/>
  </w:style>
  <w:style w:type="character" w:customStyle="1" w:styleId="contentcontrolboundarysink">
    <w:name w:val="contentcontrolboundarysink"/>
    <w:basedOn w:val="Standaardalinea-lettertype"/>
    <w:rsid w:val="00EA412D"/>
  </w:style>
  <w:style w:type="paragraph" w:styleId="Ballontekst">
    <w:name w:val="Balloon Text"/>
    <w:basedOn w:val="Standaard"/>
    <w:link w:val="BallontekstChar"/>
    <w:uiPriority w:val="99"/>
    <w:semiHidden/>
    <w:unhideWhenUsed/>
    <w:rsid w:val="00344BEB"/>
    <w:pPr>
      <w:spacing w:after="0" w:line="240" w:lineRule="auto"/>
    </w:pPr>
    <w:rPr>
      <w:rFonts w:ascii="Symbol" w:hAnsi="Symbol" w:cs="Symbol"/>
      <w:sz w:val="18"/>
      <w:szCs w:val="18"/>
    </w:rPr>
  </w:style>
  <w:style w:type="character" w:customStyle="1" w:styleId="BallontekstChar">
    <w:name w:val="Ballontekst Char"/>
    <w:basedOn w:val="Standaardalinea-lettertype"/>
    <w:link w:val="Ballontekst"/>
    <w:uiPriority w:val="99"/>
    <w:semiHidden/>
    <w:rsid w:val="00344BEB"/>
    <w:rPr>
      <w:rFonts w:ascii="Symbol" w:hAnsi="Symbol" w:cs="Symbol"/>
      <w:sz w:val="18"/>
      <w:szCs w:val="18"/>
    </w:rPr>
  </w:style>
  <w:style w:type="character" w:customStyle="1" w:styleId="Kop1Char">
    <w:name w:val="Kop 1 Char"/>
    <w:basedOn w:val="Standaardalinea-lettertype"/>
    <w:link w:val="Kop1"/>
    <w:uiPriority w:val="9"/>
    <w:rsid w:val="004B18FD"/>
    <w:rPr>
      <w:rFonts w:asciiTheme="majorHAnsi" w:eastAsiaTheme="majorEastAsia" w:hAnsiTheme="majorHAnsi" w:cstheme="majorBidi"/>
      <w:b/>
      <w:sz w:val="32"/>
      <w:szCs w:val="32"/>
    </w:rPr>
  </w:style>
  <w:style w:type="character" w:customStyle="1" w:styleId="Kop2Char">
    <w:name w:val="Kop 2 Char"/>
    <w:basedOn w:val="Standaardalinea-lettertype"/>
    <w:link w:val="Kop2"/>
    <w:uiPriority w:val="9"/>
    <w:rsid w:val="004B18FD"/>
    <w:rPr>
      <w:rFonts w:asciiTheme="majorHAnsi" w:eastAsiaTheme="majorEastAsia" w:hAnsiTheme="majorHAnsi" w:cstheme="majorBidi"/>
      <w:b/>
      <w:sz w:val="26"/>
      <w:szCs w:val="26"/>
    </w:rPr>
  </w:style>
  <w:style w:type="character" w:customStyle="1" w:styleId="Kop3Char">
    <w:name w:val="Kop 3 Char"/>
    <w:basedOn w:val="Standaardalinea-lettertype"/>
    <w:link w:val="Kop3"/>
    <w:uiPriority w:val="9"/>
    <w:rsid w:val="004B18FD"/>
    <w:rPr>
      <w:rFonts w:asciiTheme="majorHAnsi" w:eastAsiaTheme="majorEastAsia" w:hAnsiTheme="majorHAnsi" w:cstheme="majorBidi"/>
      <w:b/>
      <w:color w:val="000000" w:themeColor="text1"/>
      <w:sz w:val="24"/>
      <w:szCs w:val="24"/>
    </w:rPr>
  </w:style>
  <w:style w:type="character" w:styleId="Verwijzingopmerking">
    <w:name w:val="annotation reference"/>
    <w:basedOn w:val="Standaardalinea-lettertype"/>
    <w:uiPriority w:val="99"/>
    <w:semiHidden/>
    <w:unhideWhenUsed/>
    <w:rsid w:val="00B519F4"/>
    <w:rPr>
      <w:sz w:val="16"/>
      <w:szCs w:val="16"/>
    </w:rPr>
  </w:style>
  <w:style w:type="paragraph" w:styleId="Tekstopmerking">
    <w:name w:val="annotation text"/>
    <w:basedOn w:val="Standaard"/>
    <w:link w:val="TekstopmerkingChar"/>
    <w:uiPriority w:val="99"/>
    <w:semiHidden/>
    <w:unhideWhenUsed/>
    <w:rsid w:val="00B519F4"/>
    <w:pPr>
      <w:spacing w:line="240" w:lineRule="auto"/>
    </w:pPr>
    <w:rPr>
      <w:szCs w:val="20"/>
    </w:rPr>
  </w:style>
  <w:style w:type="character" w:customStyle="1" w:styleId="TekstopmerkingChar">
    <w:name w:val="Tekst opmerking Char"/>
    <w:basedOn w:val="Standaardalinea-lettertype"/>
    <w:link w:val="Tekstopmerking"/>
    <w:uiPriority w:val="99"/>
    <w:semiHidden/>
    <w:rsid w:val="00B519F4"/>
    <w:rPr>
      <w:rFonts w:ascii="Arial" w:hAnsi="Arial"/>
      <w:sz w:val="20"/>
      <w:szCs w:val="20"/>
    </w:rPr>
  </w:style>
  <w:style w:type="paragraph" w:styleId="Lijstalinea">
    <w:name w:val="List Paragraph"/>
    <w:basedOn w:val="Standaard"/>
    <w:uiPriority w:val="34"/>
    <w:qFormat/>
    <w:rsid w:val="00B519F4"/>
    <w:pPr>
      <w:ind w:left="720"/>
      <w:contextualSpacing/>
    </w:pPr>
  </w:style>
  <w:style w:type="character" w:styleId="Hyperlink">
    <w:name w:val="Hyperlink"/>
    <w:basedOn w:val="Standaardalinea-lettertype"/>
    <w:uiPriority w:val="99"/>
    <w:unhideWhenUsed/>
    <w:rsid w:val="00B519F4"/>
    <w:rPr>
      <w:color w:val="0563C1" w:themeColor="hyperlink"/>
      <w:u w:val="single"/>
    </w:rPr>
  </w:style>
  <w:style w:type="paragraph" w:styleId="Bijschrift">
    <w:name w:val="caption"/>
    <w:basedOn w:val="Standaard"/>
    <w:next w:val="Standaard"/>
    <w:uiPriority w:val="35"/>
    <w:unhideWhenUsed/>
    <w:qFormat/>
    <w:rsid w:val="00B519F4"/>
    <w:pPr>
      <w:spacing w:after="200" w:line="240" w:lineRule="auto"/>
    </w:pPr>
    <w:rPr>
      <w:i/>
      <w:iCs/>
      <w:color w:val="44546A" w:themeColor="text2"/>
      <w:sz w:val="18"/>
      <w:szCs w:val="18"/>
    </w:rPr>
  </w:style>
  <w:style w:type="table" w:styleId="Onopgemaaktetabel3">
    <w:name w:val="Plain Table 3"/>
    <w:basedOn w:val="Standaardtabel"/>
    <w:uiPriority w:val="43"/>
    <w:rsid w:val="00B519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raster">
    <w:name w:val="Table Grid"/>
    <w:basedOn w:val="Standaardtabel"/>
    <w:uiPriority w:val="39"/>
    <w:rsid w:val="007A2FB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F906FA"/>
    <w:pPr>
      <w:spacing w:before="360" w:after="36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906FA"/>
    <w:rPr>
      <w:rFonts w:asciiTheme="majorHAnsi" w:eastAsiaTheme="majorEastAsia" w:hAnsiTheme="majorHAnsi" w:cstheme="majorBidi"/>
      <w:spacing w:val="-10"/>
      <w:kern w:val="28"/>
      <w:sz w:val="56"/>
      <w:szCs w:val="56"/>
    </w:rPr>
  </w:style>
  <w:style w:type="paragraph" w:styleId="Citaat">
    <w:name w:val="Quote"/>
    <w:basedOn w:val="Standaard"/>
    <w:next w:val="Standaard"/>
    <w:link w:val="CitaatChar"/>
    <w:uiPriority w:val="29"/>
    <w:qFormat/>
    <w:rsid w:val="00095EB3"/>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095EB3"/>
    <w:rPr>
      <w:i/>
      <w:iCs/>
      <w:color w:val="404040" w:themeColor="text1" w:themeTint="BF"/>
    </w:rPr>
  </w:style>
  <w:style w:type="paragraph" w:styleId="Kopvaninhoudsopgave">
    <w:name w:val="TOC Heading"/>
    <w:basedOn w:val="Kop1"/>
    <w:next w:val="Standaard"/>
    <w:uiPriority w:val="39"/>
    <w:unhideWhenUsed/>
    <w:qFormat/>
    <w:rsid w:val="004F3AA2"/>
    <w:pPr>
      <w:outlineLvl w:val="9"/>
    </w:pPr>
    <w:rPr>
      <w:lang w:val="en-GB" w:eastAsia="en-GB"/>
    </w:rPr>
  </w:style>
  <w:style w:type="paragraph" w:styleId="Inhopg1">
    <w:name w:val="toc 1"/>
    <w:basedOn w:val="Standaard"/>
    <w:next w:val="Standaard"/>
    <w:autoRedefine/>
    <w:uiPriority w:val="39"/>
    <w:unhideWhenUsed/>
    <w:rsid w:val="004F3AA2"/>
    <w:pPr>
      <w:spacing w:after="100"/>
    </w:pPr>
  </w:style>
  <w:style w:type="paragraph" w:styleId="Inhopg2">
    <w:name w:val="toc 2"/>
    <w:basedOn w:val="Standaard"/>
    <w:next w:val="Standaard"/>
    <w:autoRedefine/>
    <w:uiPriority w:val="39"/>
    <w:unhideWhenUsed/>
    <w:rsid w:val="004F3AA2"/>
    <w:pPr>
      <w:spacing w:after="100"/>
      <w:ind w:left="220"/>
    </w:pPr>
  </w:style>
  <w:style w:type="paragraph" w:styleId="Inhopg3">
    <w:name w:val="toc 3"/>
    <w:basedOn w:val="Standaard"/>
    <w:next w:val="Standaard"/>
    <w:autoRedefine/>
    <w:uiPriority w:val="39"/>
    <w:unhideWhenUsed/>
    <w:rsid w:val="004F3AA2"/>
    <w:pPr>
      <w:spacing w:after="100"/>
      <w:ind w:left="440"/>
    </w:pPr>
  </w:style>
  <w:style w:type="paragraph" w:styleId="Koptekst">
    <w:name w:val="header"/>
    <w:basedOn w:val="Standaard"/>
    <w:link w:val="KoptekstChar"/>
    <w:uiPriority w:val="99"/>
    <w:unhideWhenUsed/>
    <w:rsid w:val="009449B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449BC"/>
  </w:style>
  <w:style w:type="paragraph" w:styleId="Voettekst">
    <w:name w:val="footer"/>
    <w:basedOn w:val="Standaard"/>
    <w:link w:val="VoettekstChar"/>
    <w:uiPriority w:val="99"/>
    <w:unhideWhenUsed/>
    <w:rsid w:val="009449B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449BC"/>
  </w:style>
  <w:style w:type="paragraph" w:styleId="Normaalweb">
    <w:name w:val="Normal (Web)"/>
    <w:basedOn w:val="Standaard"/>
    <w:uiPriority w:val="99"/>
    <w:semiHidden/>
    <w:unhideWhenUsed/>
    <w:rsid w:val="00B46E2D"/>
    <w:pPr>
      <w:spacing w:before="100" w:beforeAutospacing="1" w:after="100" w:afterAutospacing="1" w:line="240" w:lineRule="auto"/>
    </w:pPr>
    <w:rPr>
      <w:rFonts w:ascii="Calibri Light" w:eastAsia="Calibri Light" w:hAnsi="Calibri Light" w:cs="Calibri Light"/>
      <w:sz w:val="24"/>
      <w:szCs w:val="24"/>
      <w:lang w:eastAsia="nl-NL"/>
    </w:rPr>
  </w:style>
  <w:style w:type="paragraph" w:styleId="Onderwerpvanopmerking">
    <w:name w:val="annotation subject"/>
    <w:basedOn w:val="Tekstopmerking"/>
    <w:next w:val="Tekstopmerking"/>
    <w:link w:val="OnderwerpvanopmerkingChar"/>
    <w:uiPriority w:val="99"/>
    <w:semiHidden/>
    <w:unhideWhenUsed/>
    <w:rsid w:val="004B18FD"/>
    <w:rPr>
      <w:b/>
      <w:bCs/>
    </w:rPr>
  </w:style>
  <w:style w:type="character" w:customStyle="1" w:styleId="OnderwerpvanopmerkingChar">
    <w:name w:val="Onderwerp van opmerking Char"/>
    <w:basedOn w:val="TekstopmerkingChar"/>
    <w:link w:val="Onderwerpvanopmerking"/>
    <w:uiPriority w:val="99"/>
    <w:semiHidden/>
    <w:rsid w:val="004B18FD"/>
    <w:rPr>
      <w:rFonts w:ascii="Arial" w:hAnsi="Arial"/>
      <w:b/>
      <w:bCs/>
      <w:sz w:val="20"/>
      <w:szCs w:val="20"/>
    </w:rPr>
  </w:style>
  <w:style w:type="character" w:styleId="Tekstvantijdelijkeaanduiding">
    <w:name w:val="Placeholder Text"/>
    <w:basedOn w:val="Standaardalinea-lettertype"/>
    <w:uiPriority w:val="99"/>
    <w:semiHidden/>
    <w:rsid w:val="004D2939"/>
    <w:rPr>
      <w:color w:val="808080"/>
    </w:rPr>
  </w:style>
  <w:style w:type="paragraph" w:styleId="Bibliografie">
    <w:name w:val="Bibliography"/>
    <w:basedOn w:val="Standaard"/>
    <w:next w:val="Standaard"/>
    <w:uiPriority w:val="37"/>
    <w:unhideWhenUsed/>
    <w:rsid w:val="00F024D1"/>
  </w:style>
  <w:style w:type="paragraph" w:styleId="Geenafstand">
    <w:name w:val="No Spacing"/>
    <w:uiPriority w:val="1"/>
    <w:qFormat/>
    <w:rsid w:val="007C11DF"/>
    <w:pPr>
      <w:spacing w:after="0" w:line="240" w:lineRule="auto"/>
    </w:pPr>
  </w:style>
  <w:style w:type="table" w:styleId="Tabelrasterlicht">
    <w:name w:val="Grid Table Light"/>
    <w:basedOn w:val="Standaardtabel"/>
    <w:uiPriority w:val="40"/>
    <w:rsid w:val="00DB62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4Char">
    <w:name w:val="Kop 4 Char"/>
    <w:basedOn w:val="Standaardalinea-lettertype"/>
    <w:link w:val="Kop4"/>
    <w:uiPriority w:val="9"/>
    <w:rsid w:val="006D527B"/>
    <w:rPr>
      <w:rFonts w:asciiTheme="majorHAnsi" w:eastAsiaTheme="majorEastAsia" w:hAnsiTheme="majorHAnsi" w:cstheme="majorBidi"/>
      <w:b/>
      <w:i/>
      <w:iCs/>
      <w:color w:val="000000" w:themeColor="text1"/>
    </w:rPr>
  </w:style>
  <w:style w:type="table" w:styleId="Rastertabel1licht-Accent1">
    <w:name w:val="Grid Table 1 Light Accent 1"/>
    <w:basedOn w:val="Standaardtabel"/>
    <w:uiPriority w:val="46"/>
    <w:rsid w:val="00332BA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Onopgemaaktetabel4">
    <w:name w:val="Plain Table 4"/>
    <w:basedOn w:val="Standaardtabel"/>
    <w:uiPriority w:val="44"/>
    <w:rsid w:val="00332B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Standaardalinea-lettertype"/>
    <w:uiPriority w:val="99"/>
    <w:unhideWhenUsed/>
    <w:rsid w:val="006C565D"/>
    <w:rPr>
      <w:color w:val="605E5C"/>
      <w:shd w:val="clear" w:color="auto" w:fill="E1DFDD"/>
    </w:rPr>
  </w:style>
  <w:style w:type="character" w:customStyle="1" w:styleId="Mention1">
    <w:name w:val="Mention1"/>
    <w:basedOn w:val="Standaardalinea-lettertype"/>
    <w:uiPriority w:val="99"/>
    <w:unhideWhenUsed/>
    <w:rsid w:val="006C565D"/>
    <w:rPr>
      <w:color w:val="2B579A"/>
      <w:shd w:val="clear" w:color="auto" w:fill="E1DFDD"/>
    </w:rPr>
  </w:style>
  <w:style w:type="table" w:styleId="Rastertabel1licht-Accent3">
    <w:name w:val="Grid Table 1 Light Accent 3"/>
    <w:basedOn w:val="Standaardtabel"/>
    <w:uiPriority w:val="46"/>
    <w:rsid w:val="0097436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Revisie">
    <w:name w:val="Revision"/>
    <w:hidden/>
    <w:uiPriority w:val="99"/>
    <w:semiHidden/>
    <w:rsid w:val="00F264CA"/>
    <w:pPr>
      <w:spacing w:after="0" w:line="240" w:lineRule="auto"/>
    </w:pPr>
  </w:style>
  <w:style w:type="character" w:customStyle="1" w:styleId="UnresolvedMention2">
    <w:name w:val="Unresolved Mention2"/>
    <w:basedOn w:val="Standaardalinea-lettertype"/>
    <w:uiPriority w:val="99"/>
    <w:semiHidden/>
    <w:unhideWhenUsed/>
    <w:rsid w:val="005B737F"/>
    <w:rPr>
      <w:color w:val="605E5C"/>
      <w:shd w:val="clear" w:color="auto" w:fill="E1DFDD"/>
    </w:rPr>
  </w:style>
  <w:style w:type="table" w:styleId="Onopgemaaktetabel5">
    <w:name w:val="Plain Table 5"/>
    <w:basedOn w:val="Standaardtabel"/>
    <w:uiPriority w:val="45"/>
    <w:rsid w:val="001428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3-Accent3">
    <w:name w:val="Grid Table 3 Accent 3"/>
    <w:basedOn w:val="Standaardtabel"/>
    <w:uiPriority w:val="48"/>
    <w:rsid w:val="001428F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Voetnoottekst">
    <w:name w:val="footnote text"/>
    <w:basedOn w:val="Standaard"/>
    <w:link w:val="VoetnoottekstChar"/>
    <w:uiPriority w:val="99"/>
    <w:semiHidden/>
    <w:unhideWhenUsed/>
    <w:rsid w:val="005C1312"/>
    <w:pPr>
      <w:spacing w:after="0" w:line="240" w:lineRule="auto"/>
    </w:pPr>
    <w:rPr>
      <w:szCs w:val="20"/>
    </w:rPr>
  </w:style>
  <w:style w:type="character" w:customStyle="1" w:styleId="VoetnoottekstChar">
    <w:name w:val="Voetnoottekst Char"/>
    <w:basedOn w:val="Standaardalinea-lettertype"/>
    <w:link w:val="Voetnoottekst"/>
    <w:uiPriority w:val="99"/>
    <w:semiHidden/>
    <w:rsid w:val="005C1312"/>
    <w:rPr>
      <w:rFonts w:ascii="Arial" w:hAnsi="Arial"/>
      <w:sz w:val="20"/>
      <w:szCs w:val="20"/>
    </w:rPr>
  </w:style>
  <w:style w:type="character" w:styleId="Voetnootmarkering">
    <w:name w:val="footnote reference"/>
    <w:basedOn w:val="Standaardalinea-lettertype"/>
    <w:uiPriority w:val="99"/>
    <w:semiHidden/>
    <w:unhideWhenUsed/>
    <w:rsid w:val="005C1312"/>
    <w:rPr>
      <w:vertAlign w:val="superscript"/>
    </w:rPr>
  </w:style>
  <w:style w:type="table" w:styleId="Rastertabel5donker-Accent3">
    <w:name w:val="Grid Table 5 Dark Accent 3"/>
    <w:basedOn w:val="Standaardtabel"/>
    <w:uiPriority w:val="50"/>
    <w:rsid w:val="003D0A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2">
    <w:name w:val="Grid Table 2"/>
    <w:basedOn w:val="Standaardtabel"/>
    <w:uiPriority w:val="47"/>
    <w:rsid w:val="003D0A3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3">
    <w:name w:val="Grid Table 2 Accent 3"/>
    <w:basedOn w:val="Standaardtabel"/>
    <w:uiPriority w:val="47"/>
    <w:rsid w:val="003D0A3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3">
    <w:name w:val="Grid Table 6 Colorful Accent 3"/>
    <w:basedOn w:val="Standaardtabel"/>
    <w:uiPriority w:val="51"/>
    <w:rsid w:val="00A8784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6389">
      <w:bodyDiv w:val="1"/>
      <w:marLeft w:val="0"/>
      <w:marRight w:val="0"/>
      <w:marTop w:val="0"/>
      <w:marBottom w:val="0"/>
      <w:divBdr>
        <w:top w:val="none" w:sz="0" w:space="0" w:color="auto"/>
        <w:left w:val="none" w:sz="0" w:space="0" w:color="auto"/>
        <w:bottom w:val="none" w:sz="0" w:space="0" w:color="auto"/>
        <w:right w:val="none" w:sz="0" w:space="0" w:color="auto"/>
      </w:divBdr>
    </w:div>
    <w:div w:id="16084861">
      <w:bodyDiv w:val="1"/>
      <w:marLeft w:val="0"/>
      <w:marRight w:val="0"/>
      <w:marTop w:val="0"/>
      <w:marBottom w:val="0"/>
      <w:divBdr>
        <w:top w:val="none" w:sz="0" w:space="0" w:color="auto"/>
        <w:left w:val="none" w:sz="0" w:space="0" w:color="auto"/>
        <w:bottom w:val="none" w:sz="0" w:space="0" w:color="auto"/>
        <w:right w:val="none" w:sz="0" w:space="0" w:color="auto"/>
      </w:divBdr>
    </w:div>
    <w:div w:id="16123799">
      <w:bodyDiv w:val="1"/>
      <w:marLeft w:val="0"/>
      <w:marRight w:val="0"/>
      <w:marTop w:val="0"/>
      <w:marBottom w:val="0"/>
      <w:divBdr>
        <w:top w:val="none" w:sz="0" w:space="0" w:color="auto"/>
        <w:left w:val="none" w:sz="0" w:space="0" w:color="auto"/>
        <w:bottom w:val="none" w:sz="0" w:space="0" w:color="auto"/>
        <w:right w:val="none" w:sz="0" w:space="0" w:color="auto"/>
      </w:divBdr>
    </w:div>
    <w:div w:id="16739879">
      <w:bodyDiv w:val="1"/>
      <w:marLeft w:val="0"/>
      <w:marRight w:val="0"/>
      <w:marTop w:val="0"/>
      <w:marBottom w:val="0"/>
      <w:divBdr>
        <w:top w:val="none" w:sz="0" w:space="0" w:color="auto"/>
        <w:left w:val="none" w:sz="0" w:space="0" w:color="auto"/>
        <w:bottom w:val="none" w:sz="0" w:space="0" w:color="auto"/>
        <w:right w:val="none" w:sz="0" w:space="0" w:color="auto"/>
      </w:divBdr>
    </w:div>
    <w:div w:id="21366128">
      <w:bodyDiv w:val="1"/>
      <w:marLeft w:val="0"/>
      <w:marRight w:val="0"/>
      <w:marTop w:val="0"/>
      <w:marBottom w:val="0"/>
      <w:divBdr>
        <w:top w:val="none" w:sz="0" w:space="0" w:color="auto"/>
        <w:left w:val="none" w:sz="0" w:space="0" w:color="auto"/>
        <w:bottom w:val="none" w:sz="0" w:space="0" w:color="auto"/>
        <w:right w:val="none" w:sz="0" w:space="0" w:color="auto"/>
      </w:divBdr>
    </w:div>
    <w:div w:id="22942249">
      <w:bodyDiv w:val="1"/>
      <w:marLeft w:val="0"/>
      <w:marRight w:val="0"/>
      <w:marTop w:val="0"/>
      <w:marBottom w:val="0"/>
      <w:divBdr>
        <w:top w:val="none" w:sz="0" w:space="0" w:color="auto"/>
        <w:left w:val="none" w:sz="0" w:space="0" w:color="auto"/>
        <w:bottom w:val="none" w:sz="0" w:space="0" w:color="auto"/>
        <w:right w:val="none" w:sz="0" w:space="0" w:color="auto"/>
      </w:divBdr>
    </w:div>
    <w:div w:id="25524943">
      <w:bodyDiv w:val="1"/>
      <w:marLeft w:val="0"/>
      <w:marRight w:val="0"/>
      <w:marTop w:val="0"/>
      <w:marBottom w:val="0"/>
      <w:divBdr>
        <w:top w:val="none" w:sz="0" w:space="0" w:color="auto"/>
        <w:left w:val="none" w:sz="0" w:space="0" w:color="auto"/>
        <w:bottom w:val="none" w:sz="0" w:space="0" w:color="auto"/>
        <w:right w:val="none" w:sz="0" w:space="0" w:color="auto"/>
      </w:divBdr>
    </w:div>
    <w:div w:id="30619723">
      <w:bodyDiv w:val="1"/>
      <w:marLeft w:val="0"/>
      <w:marRight w:val="0"/>
      <w:marTop w:val="0"/>
      <w:marBottom w:val="0"/>
      <w:divBdr>
        <w:top w:val="none" w:sz="0" w:space="0" w:color="auto"/>
        <w:left w:val="none" w:sz="0" w:space="0" w:color="auto"/>
        <w:bottom w:val="none" w:sz="0" w:space="0" w:color="auto"/>
        <w:right w:val="none" w:sz="0" w:space="0" w:color="auto"/>
      </w:divBdr>
    </w:div>
    <w:div w:id="42291874">
      <w:bodyDiv w:val="1"/>
      <w:marLeft w:val="0"/>
      <w:marRight w:val="0"/>
      <w:marTop w:val="0"/>
      <w:marBottom w:val="0"/>
      <w:divBdr>
        <w:top w:val="none" w:sz="0" w:space="0" w:color="auto"/>
        <w:left w:val="none" w:sz="0" w:space="0" w:color="auto"/>
        <w:bottom w:val="none" w:sz="0" w:space="0" w:color="auto"/>
        <w:right w:val="none" w:sz="0" w:space="0" w:color="auto"/>
      </w:divBdr>
    </w:div>
    <w:div w:id="45110191">
      <w:bodyDiv w:val="1"/>
      <w:marLeft w:val="0"/>
      <w:marRight w:val="0"/>
      <w:marTop w:val="0"/>
      <w:marBottom w:val="0"/>
      <w:divBdr>
        <w:top w:val="none" w:sz="0" w:space="0" w:color="auto"/>
        <w:left w:val="none" w:sz="0" w:space="0" w:color="auto"/>
        <w:bottom w:val="none" w:sz="0" w:space="0" w:color="auto"/>
        <w:right w:val="none" w:sz="0" w:space="0" w:color="auto"/>
      </w:divBdr>
    </w:div>
    <w:div w:id="48574300">
      <w:bodyDiv w:val="1"/>
      <w:marLeft w:val="0"/>
      <w:marRight w:val="0"/>
      <w:marTop w:val="0"/>
      <w:marBottom w:val="0"/>
      <w:divBdr>
        <w:top w:val="none" w:sz="0" w:space="0" w:color="auto"/>
        <w:left w:val="none" w:sz="0" w:space="0" w:color="auto"/>
        <w:bottom w:val="none" w:sz="0" w:space="0" w:color="auto"/>
        <w:right w:val="none" w:sz="0" w:space="0" w:color="auto"/>
      </w:divBdr>
    </w:div>
    <w:div w:id="53436367">
      <w:bodyDiv w:val="1"/>
      <w:marLeft w:val="0"/>
      <w:marRight w:val="0"/>
      <w:marTop w:val="0"/>
      <w:marBottom w:val="0"/>
      <w:divBdr>
        <w:top w:val="none" w:sz="0" w:space="0" w:color="auto"/>
        <w:left w:val="none" w:sz="0" w:space="0" w:color="auto"/>
        <w:bottom w:val="none" w:sz="0" w:space="0" w:color="auto"/>
        <w:right w:val="none" w:sz="0" w:space="0" w:color="auto"/>
      </w:divBdr>
    </w:div>
    <w:div w:id="60103969">
      <w:bodyDiv w:val="1"/>
      <w:marLeft w:val="0"/>
      <w:marRight w:val="0"/>
      <w:marTop w:val="0"/>
      <w:marBottom w:val="0"/>
      <w:divBdr>
        <w:top w:val="none" w:sz="0" w:space="0" w:color="auto"/>
        <w:left w:val="none" w:sz="0" w:space="0" w:color="auto"/>
        <w:bottom w:val="none" w:sz="0" w:space="0" w:color="auto"/>
        <w:right w:val="none" w:sz="0" w:space="0" w:color="auto"/>
      </w:divBdr>
    </w:div>
    <w:div w:id="64883638">
      <w:bodyDiv w:val="1"/>
      <w:marLeft w:val="0"/>
      <w:marRight w:val="0"/>
      <w:marTop w:val="0"/>
      <w:marBottom w:val="0"/>
      <w:divBdr>
        <w:top w:val="none" w:sz="0" w:space="0" w:color="auto"/>
        <w:left w:val="none" w:sz="0" w:space="0" w:color="auto"/>
        <w:bottom w:val="none" w:sz="0" w:space="0" w:color="auto"/>
        <w:right w:val="none" w:sz="0" w:space="0" w:color="auto"/>
      </w:divBdr>
    </w:div>
    <w:div w:id="66727647">
      <w:bodyDiv w:val="1"/>
      <w:marLeft w:val="0"/>
      <w:marRight w:val="0"/>
      <w:marTop w:val="0"/>
      <w:marBottom w:val="0"/>
      <w:divBdr>
        <w:top w:val="none" w:sz="0" w:space="0" w:color="auto"/>
        <w:left w:val="none" w:sz="0" w:space="0" w:color="auto"/>
        <w:bottom w:val="none" w:sz="0" w:space="0" w:color="auto"/>
        <w:right w:val="none" w:sz="0" w:space="0" w:color="auto"/>
      </w:divBdr>
    </w:div>
    <w:div w:id="70932752">
      <w:bodyDiv w:val="1"/>
      <w:marLeft w:val="0"/>
      <w:marRight w:val="0"/>
      <w:marTop w:val="0"/>
      <w:marBottom w:val="0"/>
      <w:divBdr>
        <w:top w:val="none" w:sz="0" w:space="0" w:color="auto"/>
        <w:left w:val="none" w:sz="0" w:space="0" w:color="auto"/>
        <w:bottom w:val="none" w:sz="0" w:space="0" w:color="auto"/>
        <w:right w:val="none" w:sz="0" w:space="0" w:color="auto"/>
      </w:divBdr>
    </w:div>
    <w:div w:id="98136889">
      <w:bodyDiv w:val="1"/>
      <w:marLeft w:val="0"/>
      <w:marRight w:val="0"/>
      <w:marTop w:val="0"/>
      <w:marBottom w:val="0"/>
      <w:divBdr>
        <w:top w:val="none" w:sz="0" w:space="0" w:color="auto"/>
        <w:left w:val="none" w:sz="0" w:space="0" w:color="auto"/>
        <w:bottom w:val="none" w:sz="0" w:space="0" w:color="auto"/>
        <w:right w:val="none" w:sz="0" w:space="0" w:color="auto"/>
      </w:divBdr>
    </w:div>
    <w:div w:id="99305981">
      <w:bodyDiv w:val="1"/>
      <w:marLeft w:val="0"/>
      <w:marRight w:val="0"/>
      <w:marTop w:val="0"/>
      <w:marBottom w:val="0"/>
      <w:divBdr>
        <w:top w:val="none" w:sz="0" w:space="0" w:color="auto"/>
        <w:left w:val="none" w:sz="0" w:space="0" w:color="auto"/>
        <w:bottom w:val="none" w:sz="0" w:space="0" w:color="auto"/>
        <w:right w:val="none" w:sz="0" w:space="0" w:color="auto"/>
      </w:divBdr>
    </w:div>
    <w:div w:id="110172656">
      <w:bodyDiv w:val="1"/>
      <w:marLeft w:val="0"/>
      <w:marRight w:val="0"/>
      <w:marTop w:val="0"/>
      <w:marBottom w:val="0"/>
      <w:divBdr>
        <w:top w:val="none" w:sz="0" w:space="0" w:color="auto"/>
        <w:left w:val="none" w:sz="0" w:space="0" w:color="auto"/>
        <w:bottom w:val="none" w:sz="0" w:space="0" w:color="auto"/>
        <w:right w:val="none" w:sz="0" w:space="0" w:color="auto"/>
      </w:divBdr>
    </w:div>
    <w:div w:id="110637154">
      <w:bodyDiv w:val="1"/>
      <w:marLeft w:val="0"/>
      <w:marRight w:val="0"/>
      <w:marTop w:val="0"/>
      <w:marBottom w:val="0"/>
      <w:divBdr>
        <w:top w:val="none" w:sz="0" w:space="0" w:color="auto"/>
        <w:left w:val="none" w:sz="0" w:space="0" w:color="auto"/>
        <w:bottom w:val="none" w:sz="0" w:space="0" w:color="auto"/>
        <w:right w:val="none" w:sz="0" w:space="0" w:color="auto"/>
      </w:divBdr>
    </w:div>
    <w:div w:id="113329561">
      <w:bodyDiv w:val="1"/>
      <w:marLeft w:val="0"/>
      <w:marRight w:val="0"/>
      <w:marTop w:val="0"/>
      <w:marBottom w:val="0"/>
      <w:divBdr>
        <w:top w:val="none" w:sz="0" w:space="0" w:color="auto"/>
        <w:left w:val="none" w:sz="0" w:space="0" w:color="auto"/>
        <w:bottom w:val="none" w:sz="0" w:space="0" w:color="auto"/>
        <w:right w:val="none" w:sz="0" w:space="0" w:color="auto"/>
      </w:divBdr>
    </w:div>
    <w:div w:id="113713574">
      <w:bodyDiv w:val="1"/>
      <w:marLeft w:val="0"/>
      <w:marRight w:val="0"/>
      <w:marTop w:val="0"/>
      <w:marBottom w:val="0"/>
      <w:divBdr>
        <w:top w:val="none" w:sz="0" w:space="0" w:color="auto"/>
        <w:left w:val="none" w:sz="0" w:space="0" w:color="auto"/>
        <w:bottom w:val="none" w:sz="0" w:space="0" w:color="auto"/>
        <w:right w:val="none" w:sz="0" w:space="0" w:color="auto"/>
      </w:divBdr>
    </w:div>
    <w:div w:id="119761351">
      <w:bodyDiv w:val="1"/>
      <w:marLeft w:val="0"/>
      <w:marRight w:val="0"/>
      <w:marTop w:val="0"/>
      <w:marBottom w:val="0"/>
      <w:divBdr>
        <w:top w:val="none" w:sz="0" w:space="0" w:color="auto"/>
        <w:left w:val="none" w:sz="0" w:space="0" w:color="auto"/>
        <w:bottom w:val="none" w:sz="0" w:space="0" w:color="auto"/>
        <w:right w:val="none" w:sz="0" w:space="0" w:color="auto"/>
      </w:divBdr>
    </w:div>
    <w:div w:id="120198973">
      <w:bodyDiv w:val="1"/>
      <w:marLeft w:val="0"/>
      <w:marRight w:val="0"/>
      <w:marTop w:val="0"/>
      <w:marBottom w:val="0"/>
      <w:divBdr>
        <w:top w:val="none" w:sz="0" w:space="0" w:color="auto"/>
        <w:left w:val="none" w:sz="0" w:space="0" w:color="auto"/>
        <w:bottom w:val="none" w:sz="0" w:space="0" w:color="auto"/>
        <w:right w:val="none" w:sz="0" w:space="0" w:color="auto"/>
      </w:divBdr>
    </w:div>
    <w:div w:id="122626861">
      <w:bodyDiv w:val="1"/>
      <w:marLeft w:val="0"/>
      <w:marRight w:val="0"/>
      <w:marTop w:val="0"/>
      <w:marBottom w:val="0"/>
      <w:divBdr>
        <w:top w:val="none" w:sz="0" w:space="0" w:color="auto"/>
        <w:left w:val="none" w:sz="0" w:space="0" w:color="auto"/>
        <w:bottom w:val="none" w:sz="0" w:space="0" w:color="auto"/>
        <w:right w:val="none" w:sz="0" w:space="0" w:color="auto"/>
      </w:divBdr>
    </w:div>
    <w:div w:id="123430693">
      <w:bodyDiv w:val="1"/>
      <w:marLeft w:val="0"/>
      <w:marRight w:val="0"/>
      <w:marTop w:val="0"/>
      <w:marBottom w:val="0"/>
      <w:divBdr>
        <w:top w:val="none" w:sz="0" w:space="0" w:color="auto"/>
        <w:left w:val="none" w:sz="0" w:space="0" w:color="auto"/>
        <w:bottom w:val="none" w:sz="0" w:space="0" w:color="auto"/>
        <w:right w:val="none" w:sz="0" w:space="0" w:color="auto"/>
      </w:divBdr>
    </w:div>
    <w:div w:id="124321984">
      <w:bodyDiv w:val="1"/>
      <w:marLeft w:val="0"/>
      <w:marRight w:val="0"/>
      <w:marTop w:val="0"/>
      <w:marBottom w:val="0"/>
      <w:divBdr>
        <w:top w:val="none" w:sz="0" w:space="0" w:color="auto"/>
        <w:left w:val="none" w:sz="0" w:space="0" w:color="auto"/>
        <w:bottom w:val="none" w:sz="0" w:space="0" w:color="auto"/>
        <w:right w:val="none" w:sz="0" w:space="0" w:color="auto"/>
      </w:divBdr>
    </w:div>
    <w:div w:id="125008112">
      <w:bodyDiv w:val="1"/>
      <w:marLeft w:val="0"/>
      <w:marRight w:val="0"/>
      <w:marTop w:val="0"/>
      <w:marBottom w:val="0"/>
      <w:divBdr>
        <w:top w:val="none" w:sz="0" w:space="0" w:color="auto"/>
        <w:left w:val="none" w:sz="0" w:space="0" w:color="auto"/>
        <w:bottom w:val="none" w:sz="0" w:space="0" w:color="auto"/>
        <w:right w:val="none" w:sz="0" w:space="0" w:color="auto"/>
      </w:divBdr>
    </w:div>
    <w:div w:id="127012980">
      <w:bodyDiv w:val="1"/>
      <w:marLeft w:val="0"/>
      <w:marRight w:val="0"/>
      <w:marTop w:val="0"/>
      <w:marBottom w:val="0"/>
      <w:divBdr>
        <w:top w:val="none" w:sz="0" w:space="0" w:color="auto"/>
        <w:left w:val="none" w:sz="0" w:space="0" w:color="auto"/>
        <w:bottom w:val="none" w:sz="0" w:space="0" w:color="auto"/>
        <w:right w:val="none" w:sz="0" w:space="0" w:color="auto"/>
      </w:divBdr>
    </w:div>
    <w:div w:id="132406823">
      <w:bodyDiv w:val="1"/>
      <w:marLeft w:val="0"/>
      <w:marRight w:val="0"/>
      <w:marTop w:val="0"/>
      <w:marBottom w:val="0"/>
      <w:divBdr>
        <w:top w:val="none" w:sz="0" w:space="0" w:color="auto"/>
        <w:left w:val="none" w:sz="0" w:space="0" w:color="auto"/>
        <w:bottom w:val="none" w:sz="0" w:space="0" w:color="auto"/>
        <w:right w:val="none" w:sz="0" w:space="0" w:color="auto"/>
      </w:divBdr>
    </w:div>
    <w:div w:id="132600845">
      <w:bodyDiv w:val="1"/>
      <w:marLeft w:val="0"/>
      <w:marRight w:val="0"/>
      <w:marTop w:val="0"/>
      <w:marBottom w:val="0"/>
      <w:divBdr>
        <w:top w:val="none" w:sz="0" w:space="0" w:color="auto"/>
        <w:left w:val="none" w:sz="0" w:space="0" w:color="auto"/>
        <w:bottom w:val="none" w:sz="0" w:space="0" w:color="auto"/>
        <w:right w:val="none" w:sz="0" w:space="0" w:color="auto"/>
      </w:divBdr>
    </w:div>
    <w:div w:id="132914234">
      <w:bodyDiv w:val="1"/>
      <w:marLeft w:val="0"/>
      <w:marRight w:val="0"/>
      <w:marTop w:val="0"/>
      <w:marBottom w:val="0"/>
      <w:divBdr>
        <w:top w:val="none" w:sz="0" w:space="0" w:color="auto"/>
        <w:left w:val="none" w:sz="0" w:space="0" w:color="auto"/>
        <w:bottom w:val="none" w:sz="0" w:space="0" w:color="auto"/>
        <w:right w:val="none" w:sz="0" w:space="0" w:color="auto"/>
      </w:divBdr>
    </w:div>
    <w:div w:id="139425610">
      <w:bodyDiv w:val="1"/>
      <w:marLeft w:val="0"/>
      <w:marRight w:val="0"/>
      <w:marTop w:val="0"/>
      <w:marBottom w:val="0"/>
      <w:divBdr>
        <w:top w:val="none" w:sz="0" w:space="0" w:color="auto"/>
        <w:left w:val="none" w:sz="0" w:space="0" w:color="auto"/>
        <w:bottom w:val="none" w:sz="0" w:space="0" w:color="auto"/>
        <w:right w:val="none" w:sz="0" w:space="0" w:color="auto"/>
      </w:divBdr>
    </w:div>
    <w:div w:id="139546331">
      <w:bodyDiv w:val="1"/>
      <w:marLeft w:val="0"/>
      <w:marRight w:val="0"/>
      <w:marTop w:val="0"/>
      <w:marBottom w:val="0"/>
      <w:divBdr>
        <w:top w:val="none" w:sz="0" w:space="0" w:color="auto"/>
        <w:left w:val="none" w:sz="0" w:space="0" w:color="auto"/>
        <w:bottom w:val="none" w:sz="0" w:space="0" w:color="auto"/>
        <w:right w:val="none" w:sz="0" w:space="0" w:color="auto"/>
      </w:divBdr>
    </w:div>
    <w:div w:id="141192772">
      <w:bodyDiv w:val="1"/>
      <w:marLeft w:val="0"/>
      <w:marRight w:val="0"/>
      <w:marTop w:val="0"/>
      <w:marBottom w:val="0"/>
      <w:divBdr>
        <w:top w:val="none" w:sz="0" w:space="0" w:color="auto"/>
        <w:left w:val="none" w:sz="0" w:space="0" w:color="auto"/>
        <w:bottom w:val="none" w:sz="0" w:space="0" w:color="auto"/>
        <w:right w:val="none" w:sz="0" w:space="0" w:color="auto"/>
      </w:divBdr>
    </w:div>
    <w:div w:id="141511333">
      <w:bodyDiv w:val="1"/>
      <w:marLeft w:val="0"/>
      <w:marRight w:val="0"/>
      <w:marTop w:val="0"/>
      <w:marBottom w:val="0"/>
      <w:divBdr>
        <w:top w:val="none" w:sz="0" w:space="0" w:color="auto"/>
        <w:left w:val="none" w:sz="0" w:space="0" w:color="auto"/>
        <w:bottom w:val="none" w:sz="0" w:space="0" w:color="auto"/>
        <w:right w:val="none" w:sz="0" w:space="0" w:color="auto"/>
      </w:divBdr>
    </w:div>
    <w:div w:id="141773991">
      <w:bodyDiv w:val="1"/>
      <w:marLeft w:val="0"/>
      <w:marRight w:val="0"/>
      <w:marTop w:val="0"/>
      <w:marBottom w:val="0"/>
      <w:divBdr>
        <w:top w:val="none" w:sz="0" w:space="0" w:color="auto"/>
        <w:left w:val="none" w:sz="0" w:space="0" w:color="auto"/>
        <w:bottom w:val="none" w:sz="0" w:space="0" w:color="auto"/>
        <w:right w:val="none" w:sz="0" w:space="0" w:color="auto"/>
      </w:divBdr>
    </w:div>
    <w:div w:id="141848421">
      <w:bodyDiv w:val="1"/>
      <w:marLeft w:val="0"/>
      <w:marRight w:val="0"/>
      <w:marTop w:val="0"/>
      <w:marBottom w:val="0"/>
      <w:divBdr>
        <w:top w:val="none" w:sz="0" w:space="0" w:color="auto"/>
        <w:left w:val="none" w:sz="0" w:space="0" w:color="auto"/>
        <w:bottom w:val="none" w:sz="0" w:space="0" w:color="auto"/>
        <w:right w:val="none" w:sz="0" w:space="0" w:color="auto"/>
      </w:divBdr>
    </w:div>
    <w:div w:id="146484294">
      <w:bodyDiv w:val="1"/>
      <w:marLeft w:val="0"/>
      <w:marRight w:val="0"/>
      <w:marTop w:val="0"/>
      <w:marBottom w:val="0"/>
      <w:divBdr>
        <w:top w:val="none" w:sz="0" w:space="0" w:color="auto"/>
        <w:left w:val="none" w:sz="0" w:space="0" w:color="auto"/>
        <w:bottom w:val="none" w:sz="0" w:space="0" w:color="auto"/>
        <w:right w:val="none" w:sz="0" w:space="0" w:color="auto"/>
      </w:divBdr>
    </w:div>
    <w:div w:id="149714223">
      <w:bodyDiv w:val="1"/>
      <w:marLeft w:val="0"/>
      <w:marRight w:val="0"/>
      <w:marTop w:val="0"/>
      <w:marBottom w:val="0"/>
      <w:divBdr>
        <w:top w:val="none" w:sz="0" w:space="0" w:color="auto"/>
        <w:left w:val="none" w:sz="0" w:space="0" w:color="auto"/>
        <w:bottom w:val="none" w:sz="0" w:space="0" w:color="auto"/>
        <w:right w:val="none" w:sz="0" w:space="0" w:color="auto"/>
      </w:divBdr>
    </w:div>
    <w:div w:id="149756733">
      <w:bodyDiv w:val="1"/>
      <w:marLeft w:val="0"/>
      <w:marRight w:val="0"/>
      <w:marTop w:val="0"/>
      <w:marBottom w:val="0"/>
      <w:divBdr>
        <w:top w:val="none" w:sz="0" w:space="0" w:color="auto"/>
        <w:left w:val="none" w:sz="0" w:space="0" w:color="auto"/>
        <w:bottom w:val="none" w:sz="0" w:space="0" w:color="auto"/>
        <w:right w:val="none" w:sz="0" w:space="0" w:color="auto"/>
      </w:divBdr>
    </w:div>
    <w:div w:id="154420380">
      <w:bodyDiv w:val="1"/>
      <w:marLeft w:val="0"/>
      <w:marRight w:val="0"/>
      <w:marTop w:val="0"/>
      <w:marBottom w:val="0"/>
      <w:divBdr>
        <w:top w:val="none" w:sz="0" w:space="0" w:color="auto"/>
        <w:left w:val="none" w:sz="0" w:space="0" w:color="auto"/>
        <w:bottom w:val="none" w:sz="0" w:space="0" w:color="auto"/>
        <w:right w:val="none" w:sz="0" w:space="0" w:color="auto"/>
      </w:divBdr>
    </w:div>
    <w:div w:id="155271582">
      <w:bodyDiv w:val="1"/>
      <w:marLeft w:val="0"/>
      <w:marRight w:val="0"/>
      <w:marTop w:val="0"/>
      <w:marBottom w:val="0"/>
      <w:divBdr>
        <w:top w:val="none" w:sz="0" w:space="0" w:color="auto"/>
        <w:left w:val="none" w:sz="0" w:space="0" w:color="auto"/>
        <w:bottom w:val="none" w:sz="0" w:space="0" w:color="auto"/>
        <w:right w:val="none" w:sz="0" w:space="0" w:color="auto"/>
      </w:divBdr>
    </w:div>
    <w:div w:id="163668380">
      <w:bodyDiv w:val="1"/>
      <w:marLeft w:val="0"/>
      <w:marRight w:val="0"/>
      <w:marTop w:val="0"/>
      <w:marBottom w:val="0"/>
      <w:divBdr>
        <w:top w:val="none" w:sz="0" w:space="0" w:color="auto"/>
        <w:left w:val="none" w:sz="0" w:space="0" w:color="auto"/>
        <w:bottom w:val="none" w:sz="0" w:space="0" w:color="auto"/>
        <w:right w:val="none" w:sz="0" w:space="0" w:color="auto"/>
      </w:divBdr>
    </w:div>
    <w:div w:id="164243599">
      <w:bodyDiv w:val="1"/>
      <w:marLeft w:val="0"/>
      <w:marRight w:val="0"/>
      <w:marTop w:val="0"/>
      <w:marBottom w:val="0"/>
      <w:divBdr>
        <w:top w:val="none" w:sz="0" w:space="0" w:color="auto"/>
        <w:left w:val="none" w:sz="0" w:space="0" w:color="auto"/>
        <w:bottom w:val="none" w:sz="0" w:space="0" w:color="auto"/>
        <w:right w:val="none" w:sz="0" w:space="0" w:color="auto"/>
      </w:divBdr>
    </w:div>
    <w:div w:id="165172146">
      <w:bodyDiv w:val="1"/>
      <w:marLeft w:val="0"/>
      <w:marRight w:val="0"/>
      <w:marTop w:val="0"/>
      <w:marBottom w:val="0"/>
      <w:divBdr>
        <w:top w:val="none" w:sz="0" w:space="0" w:color="auto"/>
        <w:left w:val="none" w:sz="0" w:space="0" w:color="auto"/>
        <w:bottom w:val="none" w:sz="0" w:space="0" w:color="auto"/>
        <w:right w:val="none" w:sz="0" w:space="0" w:color="auto"/>
      </w:divBdr>
    </w:div>
    <w:div w:id="171840533">
      <w:bodyDiv w:val="1"/>
      <w:marLeft w:val="0"/>
      <w:marRight w:val="0"/>
      <w:marTop w:val="0"/>
      <w:marBottom w:val="0"/>
      <w:divBdr>
        <w:top w:val="none" w:sz="0" w:space="0" w:color="auto"/>
        <w:left w:val="none" w:sz="0" w:space="0" w:color="auto"/>
        <w:bottom w:val="none" w:sz="0" w:space="0" w:color="auto"/>
        <w:right w:val="none" w:sz="0" w:space="0" w:color="auto"/>
      </w:divBdr>
    </w:div>
    <w:div w:id="173879548">
      <w:bodyDiv w:val="1"/>
      <w:marLeft w:val="0"/>
      <w:marRight w:val="0"/>
      <w:marTop w:val="0"/>
      <w:marBottom w:val="0"/>
      <w:divBdr>
        <w:top w:val="none" w:sz="0" w:space="0" w:color="auto"/>
        <w:left w:val="none" w:sz="0" w:space="0" w:color="auto"/>
        <w:bottom w:val="none" w:sz="0" w:space="0" w:color="auto"/>
        <w:right w:val="none" w:sz="0" w:space="0" w:color="auto"/>
      </w:divBdr>
    </w:div>
    <w:div w:id="176039571">
      <w:bodyDiv w:val="1"/>
      <w:marLeft w:val="0"/>
      <w:marRight w:val="0"/>
      <w:marTop w:val="0"/>
      <w:marBottom w:val="0"/>
      <w:divBdr>
        <w:top w:val="none" w:sz="0" w:space="0" w:color="auto"/>
        <w:left w:val="none" w:sz="0" w:space="0" w:color="auto"/>
        <w:bottom w:val="none" w:sz="0" w:space="0" w:color="auto"/>
        <w:right w:val="none" w:sz="0" w:space="0" w:color="auto"/>
      </w:divBdr>
    </w:div>
    <w:div w:id="178740053">
      <w:bodyDiv w:val="1"/>
      <w:marLeft w:val="0"/>
      <w:marRight w:val="0"/>
      <w:marTop w:val="0"/>
      <w:marBottom w:val="0"/>
      <w:divBdr>
        <w:top w:val="none" w:sz="0" w:space="0" w:color="auto"/>
        <w:left w:val="none" w:sz="0" w:space="0" w:color="auto"/>
        <w:bottom w:val="none" w:sz="0" w:space="0" w:color="auto"/>
        <w:right w:val="none" w:sz="0" w:space="0" w:color="auto"/>
      </w:divBdr>
    </w:div>
    <w:div w:id="181403841">
      <w:bodyDiv w:val="1"/>
      <w:marLeft w:val="0"/>
      <w:marRight w:val="0"/>
      <w:marTop w:val="0"/>
      <w:marBottom w:val="0"/>
      <w:divBdr>
        <w:top w:val="none" w:sz="0" w:space="0" w:color="auto"/>
        <w:left w:val="none" w:sz="0" w:space="0" w:color="auto"/>
        <w:bottom w:val="none" w:sz="0" w:space="0" w:color="auto"/>
        <w:right w:val="none" w:sz="0" w:space="0" w:color="auto"/>
      </w:divBdr>
    </w:div>
    <w:div w:id="183709629">
      <w:bodyDiv w:val="1"/>
      <w:marLeft w:val="0"/>
      <w:marRight w:val="0"/>
      <w:marTop w:val="0"/>
      <w:marBottom w:val="0"/>
      <w:divBdr>
        <w:top w:val="none" w:sz="0" w:space="0" w:color="auto"/>
        <w:left w:val="none" w:sz="0" w:space="0" w:color="auto"/>
        <w:bottom w:val="none" w:sz="0" w:space="0" w:color="auto"/>
        <w:right w:val="none" w:sz="0" w:space="0" w:color="auto"/>
      </w:divBdr>
    </w:div>
    <w:div w:id="193619746">
      <w:bodyDiv w:val="1"/>
      <w:marLeft w:val="0"/>
      <w:marRight w:val="0"/>
      <w:marTop w:val="0"/>
      <w:marBottom w:val="0"/>
      <w:divBdr>
        <w:top w:val="none" w:sz="0" w:space="0" w:color="auto"/>
        <w:left w:val="none" w:sz="0" w:space="0" w:color="auto"/>
        <w:bottom w:val="none" w:sz="0" w:space="0" w:color="auto"/>
        <w:right w:val="none" w:sz="0" w:space="0" w:color="auto"/>
      </w:divBdr>
    </w:div>
    <w:div w:id="200434288">
      <w:bodyDiv w:val="1"/>
      <w:marLeft w:val="0"/>
      <w:marRight w:val="0"/>
      <w:marTop w:val="0"/>
      <w:marBottom w:val="0"/>
      <w:divBdr>
        <w:top w:val="none" w:sz="0" w:space="0" w:color="auto"/>
        <w:left w:val="none" w:sz="0" w:space="0" w:color="auto"/>
        <w:bottom w:val="none" w:sz="0" w:space="0" w:color="auto"/>
        <w:right w:val="none" w:sz="0" w:space="0" w:color="auto"/>
      </w:divBdr>
    </w:div>
    <w:div w:id="200675721">
      <w:bodyDiv w:val="1"/>
      <w:marLeft w:val="0"/>
      <w:marRight w:val="0"/>
      <w:marTop w:val="0"/>
      <w:marBottom w:val="0"/>
      <w:divBdr>
        <w:top w:val="none" w:sz="0" w:space="0" w:color="auto"/>
        <w:left w:val="none" w:sz="0" w:space="0" w:color="auto"/>
        <w:bottom w:val="none" w:sz="0" w:space="0" w:color="auto"/>
        <w:right w:val="none" w:sz="0" w:space="0" w:color="auto"/>
      </w:divBdr>
    </w:div>
    <w:div w:id="201983239">
      <w:bodyDiv w:val="1"/>
      <w:marLeft w:val="0"/>
      <w:marRight w:val="0"/>
      <w:marTop w:val="0"/>
      <w:marBottom w:val="0"/>
      <w:divBdr>
        <w:top w:val="none" w:sz="0" w:space="0" w:color="auto"/>
        <w:left w:val="none" w:sz="0" w:space="0" w:color="auto"/>
        <w:bottom w:val="none" w:sz="0" w:space="0" w:color="auto"/>
        <w:right w:val="none" w:sz="0" w:space="0" w:color="auto"/>
      </w:divBdr>
    </w:div>
    <w:div w:id="202405589">
      <w:bodyDiv w:val="1"/>
      <w:marLeft w:val="0"/>
      <w:marRight w:val="0"/>
      <w:marTop w:val="0"/>
      <w:marBottom w:val="0"/>
      <w:divBdr>
        <w:top w:val="none" w:sz="0" w:space="0" w:color="auto"/>
        <w:left w:val="none" w:sz="0" w:space="0" w:color="auto"/>
        <w:bottom w:val="none" w:sz="0" w:space="0" w:color="auto"/>
        <w:right w:val="none" w:sz="0" w:space="0" w:color="auto"/>
      </w:divBdr>
    </w:div>
    <w:div w:id="206650018">
      <w:bodyDiv w:val="1"/>
      <w:marLeft w:val="0"/>
      <w:marRight w:val="0"/>
      <w:marTop w:val="0"/>
      <w:marBottom w:val="0"/>
      <w:divBdr>
        <w:top w:val="none" w:sz="0" w:space="0" w:color="auto"/>
        <w:left w:val="none" w:sz="0" w:space="0" w:color="auto"/>
        <w:bottom w:val="none" w:sz="0" w:space="0" w:color="auto"/>
        <w:right w:val="none" w:sz="0" w:space="0" w:color="auto"/>
      </w:divBdr>
    </w:div>
    <w:div w:id="214391151">
      <w:bodyDiv w:val="1"/>
      <w:marLeft w:val="0"/>
      <w:marRight w:val="0"/>
      <w:marTop w:val="0"/>
      <w:marBottom w:val="0"/>
      <w:divBdr>
        <w:top w:val="none" w:sz="0" w:space="0" w:color="auto"/>
        <w:left w:val="none" w:sz="0" w:space="0" w:color="auto"/>
        <w:bottom w:val="none" w:sz="0" w:space="0" w:color="auto"/>
        <w:right w:val="none" w:sz="0" w:space="0" w:color="auto"/>
      </w:divBdr>
    </w:div>
    <w:div w:id="221066568">
      <w:bodyDiv w:val="1"/>
      <w:marLeft w:val="0"/>
      <w:marRight w:val="0"/>
      <w:marTop w:val="0"/>
      <w:marBottom w:val="0"/>
      <w:divBdr>
        <w:top w:val="none" w:sz="0" w:space="0" w:color="auto"/>
        <w:left w:val="none" w:sz="0" w:space="0" w:color="auto"/>
        <w:bottom w:val="none" w:sz="0" w:space="0" w:color="auto"/>
        <w:right w:val="none" w:sz="0" w:space="0" w:color="auto"/>
      </w:divBdr>
    </w:div>
    <w:div w:id="226114817">
      <w:bodyDiv w:val="1"/>
      <w:marLeft w:val="0"/>
      <w:marRight w:val="0"/>
      <w:marTop w:val="0"/>
      <w:marBottom w:val="0"/>
      <w:divBdr>
        <w:top w:val="none" w:sz="0" w:space="0" w:color="auto"/>
        <w:left w:val="none" w:sz="0" w:space="0" w:color="auto"/>
        <w:bottom w:val="none" w:sz="0" w:space="0" w:color="auto"/>
        <w:right w:val="none" w:sz="0" w:space="0" w:color="auto"/>
      </w:divBdr>
    </w:div>
    <w:div w:id="229311425">
      <w:bodyDiv w:val="1"/>
      <w:marLeft w:val="0"/>
      <w:marRight w:val="0"/>
      <w:marTop w:val="0"/>
      <w:marBottom w:val="0"/>
      <w:divBdr>
        <w:top w:val="none" w:sz="0" w:space="0" w:color="auto"/>
        <w:left w:val="none" w:sz="0" w:space="0" w:color="auto"/>
        <w:bottom w:val="none" w:sz="0" w:space="0" w:color="auto"/>
        <w:right w:val="none" w:sz="0" w:space="0" w:color="auto"/>
      </w:divBdr>
    </w:div>
    <w:div w:id="236286967">
      <w:bodyDiv w:val="1"/>
      <w:marLeft w:val="0"/>
      <w:marRight w:val="0"/>
      <w:marTop w:val="0"/>
      <w:marBottom w:val="0"/>
      <w:divBdr>
        <w:top w:val="none" w:sz="0" w:space="0" w:color="auto"/>
        <w:left w:val="none" w:sz="0" w:space="0" w:color="auto"/>
        <w:bottom w:val="none" w:sz="0" w:space="0" w:color="auto"/>
        <w:right w:val="none" w:sz="0" w:space="0" w:color="auto"/>
      </w:divBdr>
    </w:div>
    <w:div w:id="237636103">
      <w:bodyDiv w:val="1"/>
      <w:marLeft w:val="0"/>
      <w:marRight w:val="0"/>
      <w:marTop w:val="0"/>
      <w:marBottom w:val="0"/>
      <w:divBdr>
        <w:top w:val="none" w:sz="0" w:space="0" w:color="auto"/>
        <w:left w:val="none" w:sz="0" w:space="0" w:color="auto"/>
        <w:bottom w:val="none" w:sz="0" w:space="0" w:color="auto"/>
        <w:right w:val="none" w:sz="0" w:space="0" w:color="auto"/>
      </w:divBdr>
    </w:div>
    <w:div w:id="240674208">
      <w:bodyDiv w:val="1"/>
      <w:marLeft w:val="0"/>
      <w:marRight w:val="0"/>
      <w:marTop w:val="0"/>
      <w:marBottom w:val="0"/>
      <w:divBdr>
        <w:top w:val="none" w:sz="0" w:space="0" w:color="auto"/>
        <w:left w:val="none" w:sz="0" w:space="0" w:color="auto"/>
        <w:bottom w:val="none" w:sz="0" w:space="0" w:color="auto"/>
        <w:right w:val="none" w:sz="0" w:space="0" w:color="auto"/>
      </w:divBdr>
    </w:div>
    <w:div w:id="241989565">
      <w:bodyDiv w:val="1"/>
      <w:marLeft w:val="0"/>
      <w:marRight w:val="0"/>
      <w:marTop w:val="0"/>
      <w:marBottom w:val="0"/>
      <w:divBdr>
        <w:top w:val="none" w:sz="0" w:space="0" w:color="auto"/>
        <w:left w:val="none" w:sz="0" w:space="0" w:color="auto"/>
        <w:bottom w:val="none" w:sz="0" w:space="0" w:color="auto"/>
        <w:right w:val="none" w:sz="0" w:space="0" w:color="auto"/>
      </w:divBdr>
    </w:div>
    <w:div w:id="243729822">
      <w:bodyDiv w:val="1"/>
      <w:marLeft w:val="0"/>
      <w:marRight w:val="0"/>
      <w:marTop w:val="0"/>
      <w:marBottom w:val="0"/>
      <w:divBdr>
        <w:top w:val="none" w:sz="0" w:space="0" w:color="auto"/>
        <w:left w:val="none" w:sz="0" w:space="0" w:color="auto"/>
        <w:bottom w:val="none" w:sz="0" w:space="0" w:color="auto"/>
        <w:right w:val="none" w:sz="0" w:space="0" w:color="auto"/>
      </w:divBdr>
    </w:div>
    <w:div w:id="251207113">
      <w:bodyDiv w:val="1"/>
      <w:marLeft w:val="0"/>
      <w:marRight w:val="0"/>
      <w:marTop w:val="0"/>
      <w:marBottom w:val="0"/>
      <w:divBdr>
        <w:top w:val="none" w:sz="0" w:space="0" w:color="auto"/>
        <w:left w:val="none" w:sz="0" w:space="0" w:color="auto"/>
        <w:bottom w:val="none" w:sz="0" w:space="0" w:color="auto"/>
        <w:right w:val="none" w:sz="0" w:space="0" w:color="auto"/>
      </w:divBdr>
    </w:div>
    <w:div w:id="256642005">
      <w:bodyDiv w:val="1"/>
      <w:marLeft w:val="0"/>
      <w:marRight w:val="0"/>
      <w:marTop w:val="0"/>
      <w:marBottom w:val="0"/>
      <w:divBdr>
        <w:top w:val="none" w:sz="0" w:space="0" w:color="auto"/>
        <w:left w:val="none" w:sz="0" w:space="0" w:color="auto"/>
        <w:bottom w:val="none" w:sz="0" w:space="0" w:color="auto"/>
        <w:right w:val="none" w:sz="0" w:space="0" w:color="auto"/>
      </w:divBdr>
    </w:div>
    <w:div w:id="258373968">
      <w:bodyDiv w:val="1"/>
      <w:marLeft w:val="0"/>
      <w:marRight w:val="0"/>
      <w:marTop w:val="0"/>
      <w:marBottom w:val="0"/>
      <w:divBdr>
        <w:top w:val="none" w:sz="0" w:space="0" w:color="auto"/>
        <w:left w:val="none" w:sz="0" w:space="0" w:color="auto"/>
        <w:bottom w:val="none" w:sz="0" w:space="0" w:color="auto"/>
        <w:right w:val="none" w:sz="0" w:space="0" w:color="auto"/>
      </w:divBdr>
    </w:div>
    <w:div w:id="262029948">
      <w:bodyDiv w:val="1"/>
      <w:marLeft w:val="0"/>
      <w:marRight w:val="0"/>
      <w:marTop w:val="0"/>
      <w:marBottom w:val="0"/>
      <w:divBdr>
        <w:top w:val="none" w:sz="0" w:space="0" w:color="auto"/>
        <w:left w:val="none" w:sz="0" w:space="0" w:color="auto"/>
        <w:bottom w:val="none" w:sz="0" w:space="0" w:color="auto"/>
        <w:right w:val="none" w:sz="0" w:space="0" w:color="auto"/>
      </w:divBdr>
    </w:div>
    <w:div w:id="262807735">
      <w:bodyDiv w:val="1"/>
      <w:marLeft w:val="0"/>
      <w:marRight w:val="0"/>
      <w:marTop w:val="0"/>
      <w:marBottom w:val="0"/>
      <w:divBdr>
        <w:top w:val="none" w:sz="0" w:space="0" w:color="auto"/>
        <w:left w:val="none" w:sz="0" w:space="0" w:color="auto"/>
        <w:bottom w:val="none" w:sz="0" w:space="0" w:color="auto"/>
        <w:right w:val="none" w:sz="0" w:space="0" w:color="auto"/>
      </w:divBdr>
    </w:div>
    <w:div w:id="264772072">
      <w:bodyDiv w:val="1"/>
      <w:marLeft w:val="0"/>
      <w:marRight w:val="0"/>
      <w:marTop w:val="0"/>
      <w:marBottom w:val="0"/>
      <w:divBdr>
        <w:top w:val="none" w:sz="0" w:space="0" w:color="auto"/>
        <w:left w:val="none" w:sz="0" w:space="0" w:color="auto"/>
        <w:bottom w:val="none" w:sz="0" w:space="0" w:color="auto"/>
        <w:right w:val="none" w:sz="0" w:space="0" w:color="auto"/>
      </w:divBdr>
    </w:div>
    <w:div w:id="266088354">
      <w:bodyDiv w:val="1"/>
      <w:marLeft w:val="0"/>
      <w:marRight w:val="0"/>
      <w:marTop w:val="0"/>
      <w:marBottom w:val="0"/>
      <w:divBdr>
        <w:top w:val="none" w:sz="0" w:space="0" w:color="auto"/>
        <w:left w:val="none" w:sz="0" w:space="0" w:color="auto"/>
        <w:bottom w:val="none" w:sz="0" w:space="0" w:color="auto"/>
        <w:right w:val="none" w:sz="0" w:space="0" w:color="auto"/>
      </w:divBdr>
    </w:div>
    <w:div w:id="267737277">
      <w:bodyDiv w:val="1"/>
      <w:marLeft w:val="0"/>
      <w:marRight w:val="0"/>
      <w:marTop w:val="0"/>
      <w:marBottom w:val="0"/>
      <w:divBdr>
        <w:top w:val="none" w:sz="0" w:space="0" w:color="auto"/>
        <w:left w:val="none" w:sz="0" w:space="0" w:color="auto"/>
        <w:bottom w:val="none" w:sz="0" w:space="0" w:color="auto"/>
        <w:right w:val="none" w:sz="0" w:space="0" w:color="auto"/>
      </w:divBdr>
    </w:div>
    <w:div w:id="271783499">
      <w:bodyDiv w:val="1"/>
      <w:marLeft w:val="0"/>
      <w:marRight w:val="0"/>
      <w:marTop w:val="0"/>
      <w:marBottom w:val="0"/>
      <w:divBdr>
        <w:top w:val="none" w:sz="0" w:space="0" w:color="auto"/>
        <w:left w:val="none" w:sz="0" w:space="0" w:color="auto"/>
        <w:bottom w:val="none" w:sz="0" w:space="0" w:color="auto"/>
        <w:right w:val="none" w:sz="0" w:space="0" w:color="auto"/>
      </w:divBdr>
    </w:div>
    <w:div w:id="273484819">
      <w:bodyDiv w:val="1"/>
      <w:marLeft w:val="0"/>
      <w:marRight w:val="0"/>
      <w:marTop w:val="0"/>
      <w:marBottom w:val="0"/>
      <w:divBdr>
        <w:top w:val="none" w:sz="0" w:space="0" w:color="auto"/>
        <w:left w:val="none" w:sz="0" w:space="0" w:color="auto"/>
        <w:bottom w:val="none" w:sz="0" w:space="0" w:color="auto"/>
        <w:right w:val="none" w:sz="0" w:space="0" w:color="auto"/>
      </w:divBdr>
    </w:div>
    <w:div w:id="273875518">
      <w:bodyDiv w:val="1"/>
      <w:marLeft w:val="0"/>
      <w:marRight w:val="0"/>
      <w:marTop w:val="0"/>
      <w:marBottom w:val="0"/>
      <w:divBdr>
        <w:top w:val="none" w:sz="0" w:space="0" w:color="auto"/>
        <w:left w:val="none" w:sz="0" w:space="0" w:color="auto"/>
        <w:bottom w:val="none" w:sz="0" w:space="0" w:color="auto"/>
        <w:right w:val="none" w:sz="0" w:space="0" w:color="auto"/>
      </w:divBdr>
    </w:div>
    <w:div w:id="274992388">
      <w:bodyDiv w:val="1"/>
      <w:marLeft w:val="0"/>
      <w:marRight w:val="0"/>
      <w:marTop w:val="0"/>
      <w:marBottom w:val="0"/>
      <w:divBdr>
        <w:top w:val="none" w:sz="0" w:space="0" w:color="auto"/>
        <w:left w:val="none" w:sz="0" w:space="0" w:color="auto"/>
        <w:bottom w:val="none" w:sz="0" w:space="0" w:color="auto"/>
        <w:right w:val="none" w:sz="0" w:space="0" w:color="auto"/>
      </w:divBdr>
    </w:div>
    <w:div w:id="276839288">
      <w:bodyDiv w:val="1"/>
      <w:marLeft w:val="0"/>
      <w:marRight w:val="0"/>
      <w:marTop w:val="0"/>
      <w:marBottom w:val="0"/>
      <w:divBdr>
        <w:top w:val="none" w:sz="0" w:space="0" w:color="auto"/>
        <w:left w:val="none" w:sz="0" w:space="0" w:color="auto"/>
        <w:bottom w:val="none" w:sz="0" w:space="0" w:color="auto"/>
        <w:right w:val="none" w:sz="0" w:space="0" w:color="auto"/>
      </w:divBdr>
    </w:div>
    <w:div w:id="281808375">
      <w:bodyDiv w:val="1"/>
      <w:marLeft w:val="0"/>
      <w:marRight w:val="0"/>
      <w:marTop w:val="0"/>
      <w:marBottom w:val="0"/>
      <w:divBdr>
        <w:top w:val="none" w:sz="0" w:space="0" w:color="auto"/>
        <w:left w:val="none" w:sz="0" w:space="0" w:color="auto"/>
        <w:bottom w:val="none" w:sz="0" w:space="0" w:color="auto"/>
        <w:right w:val="none" w:sz="0" w:space="0" w:color="auto"/>
      </w:divBdr>
    </w:div>
    <w:div w:id="283924358">
      <w:bodyDiv w:val="1"/>
      <w:marLeft w:val="0"/>
      <w:marRight w:val="0"/>
      <w:marTop w:val="0"/>
      <w:marBottom w:val="0"/>
      <w:divBdr>
        <w:top w:val="none" w:sz="0" w:space="0" w:color="auto"/>
        <w:left w:val="none" w:sz="0" w:space="0" w:color="auto"/>
        <w:bottom w:val="none" w:sz="0" w:space="0" w:color="auto"/>
        <w:right w:val="none" w:sz="0" w:space="0" w:color="auto"/>
      </w:divBdr>
    </w:div>
    <w:div w:id="284888568">
      <w:bodyDiv w:val="1"/>
      <w:marLeft w:val="0"/>
      <w:marRight w:val="0"/>
      <w:marTop w:val="0"/>
      <w:marBottom w:val="0"/>
      <w:divBdr>
        <w:top w:val="none" w:sz="0" w:space="0" w:color="auto"/>
        <w:left w:val="none" w:sz="0" w:space="0" w:color="auto"/>
        <w:bottom w:val="none" w:sz="0" w:space="0" w:color="auto"/>
        <w:right w:val="none" w:sz="0" w:space="0" w:color="auto"/>
      </w:divBdr>
    </w:div>
    <w:div w:id="292636092">
      <w:bodyDiv w:val="1"/>
      <w:marLeft w:val="0"/>
      <w:marRight w:val="0"/>
      <w:marTop w:val="0"/>
      <w:marBottom w:val="0"/>
      <w:divBdr>
        <w:top w:val="none" w:sz="0" w:space="0" w:color="auto"/>
        <w:left w:val="none" w:sz="0" w:space="0" w:color="auto"/>
        <w:bottom w:val="none" w:sz="0" w:space="0" w:color="auto"/>
        <w:right w:val="none" w:sz="0" w:space="0" w:color="auto"/>
      </w:divBdr>
    </w:div>
    <w:div w:id="294677034">
      <w:bodyDiv w:val="1"/>
      <w:marLeft w:val="0"/>
      <w:marRight w:val="0"/>
      <w:marTop w:val="0"/>
      <w:marBottom w:val="0"/>
      <w:divBdr>
        <w:top w:val="none" w:sz="0" w:space="0" w:color="auto"/>
        <w:left w:val="none" w:sz="0" w:space="0" w:color="auto"/>
        <w:bottom w:val="none" w:sz="0" w:space="0" w:color="auto"/>
        <w:right w:val="none" w:sz="0" w:space="0" w:color="auto"/>
      </w:divBdr>
    </w:div>
    <w:div w:id="303896449">
      <w:bodyDiv w:val="1"/>
      <w:marLeft w:val="0"/>
      <w:marRight w:val="0"/>
      <w:marTop w:val="0"/>
      <w:marBottom w:val="0"/>
      <w:divBdr>
        <w:top w:val="none" w:sz="0" w:space="0" w:color="auto"/>
        <w:left w:val="none" w:sz="0" w:space="0" w:color="auto"/>
        <w:bottom w:val="none" w:sz="0" w:space="0" w:color="auto"/>
        <w:right w:val="none" w:sz="0" w:space="0" w:color="auto"/>
      </w:divBdr>
    </w:div>
    <w:div w:id="303900587">
      <w:bodyDiv w:val="1"/>
      <w:marLeft w:val="0"/>
      <w:marRight w:val="0"/>
      <w:marTop w:val="0"/>
      <w:marBottom w:val="0"/>
      <w:divBdr>
        <w:top w:val="none" w:sz="0" w:space="0" w:color="auto"/>
        <w:left w:val="none" w:sz="0" w:space="0" w:color="auto"/>
        <w:bottom w:val="none" w:sz="0" w:space="0" w:color="auto"/>
        <w:right w:val="none" w:sz="0" w:space="0" w:color="auto"/>
      </w:divBdr>
    </w:div>
    <w:div w:id="310646092">
      <w:bodyDiv w:val="1"/>
      <w:marLeft w:val="0"/>
      <w:marRight w:val="0"/>
      <w:marTop w:val="0"/>
      <w:marBottom w:val="0"/>
      <w:divBdr>
        <w:top w:val="none" w:sz="0" w:space="0" w:color="auto"/>
        <w:left w:val="none" w:sz="0" w:space="0" w:color="auto"/>
        <w:bottom w:val="none" w:sz="0" w:space="0" w:color="auto"/>
        <w:right w:val="none" w:sz="0" w:space="0" w:color="auto"/>
      </w:divBdr>
    </w:div>
    <w:div w:id="311178907">
      <w:bodyDiv w:val="1"/>
      <w:marLeft w:val="0"/>
      <w:marRight w:val="0"/>
      <w:marTop w:val="0"/>
      <w:marBottom w:val="0"/>
      <w:divBdr>
        <w:top w:val="none" w:sz="0" w:space="0" w:color="auto"/>
        <w:left w:val="none" w:sz="0" w:space="0" w:color="auto"/>
        <w:bottom w:val="none" w:sz="0" w:space="0" w:color="auto"/>
        <w:right w:val="none" w:sz="0" w:space="0" w:color="auto"/>
      </w:divBdr>
    </w:div>
    <w:div w:id="312295400">
      <w:bodyDiv w:val="1"/>
      <w:marLeft w:val="0"/>
      <w:marRight w:val="0"/>
      <w:marTop w:val="0"/>
      <w:marBottom w:val="0"/>
      <w:divBdr>
        <w:top w:val="none" w:sz="0" w:space="0" w:color="auto"/>
        <w:left w:val="none" w:sz="0" w:space="0" w:color="auto"/>
        <w:bottom w:val="none" w:sz="0" w:space="0" w:color="auto"/>
        <w:right w:val="none" w:sz="0" w:space="0" w:color="auto"/>
      </w:divBdr>
    </w:div>
    <w:div w:id="312489692">
      <w:bodyDiv w:val="1"/>
      <w:marLeft w:val="0"/>
      <w:marRight w:val="0"/>
      <w:marTop w:val="0"/>
      <w:marBottom w:val="0"/>
      <w:divBdr>
        <w:top w:val="none" w:sz="0" w:space="0" w:color="auto"/>
        <w:left w:val="none" w:sz="0" w:space="0" w:color="auto"/>
        <w:bottom w:val="none" w:sz="0" w:space="0" w:color="auto"/>
        <w:right w:val="none" w:sz="0" w:space="0" w:color="auto"/>
      </w:divBdr>
    </w:div>
    <w:div w:id="313140484">
      <w:bodyDiv w:val="1"/>
      <w:marLeft w:val="0"/>
      <w:marRight w:val="0"/>
      <w:marTop w:val="0"/>
      <w:marBottom w:val="0"/>
      <w:divBdr>
        <w:top w:val="none" w:sz="0" w:space="0" w:color="auto"/>
        <w:left w:val="none" w:sz="0" w:space="0" w:color="auto"/>
        <w:bottom w:val="none" w:sz="0" w:space="0" w:color="auto"/>
        <w:right w:val="none" w:sz="0" w:space="0" w:color="auto"/>
      </w:divBdr>
    </w:div>
    <w:div w:id="319817027">
      <w:bodyDiv w:val="1"/>
      <w:marLeft w:val="0"/>
      <w:marRight w:val="0"/>
      <w:marTop w:val="0"/>
      <w:marBottom w:val="0"/>
      <w:divBdr>
        <w:top w:val="none" w:sz="0" w:space="0" w:color="auto"/>
        <w:left w:val="none" w:sz="0" w:space="0" w:color="auto"/>
        <w:bottom w:val="none" w:sz="0" w:space="0" w:color="auto"/>
        <w:right w:val="none" w:sz="0" w:space="0" w:color="auto"/>
      </w:divBdr>
    </w:div>
    <w:div w:id="322589648">
      <w:bodyDiv w:val="1"/>
      <w:marLeft w:val="0"/>
      <w:marRight w:val="0"/>
      <w:marTop w:val="0"/>
      <w:marBottom w:val="0"/>
      <w:divBdr>
        <w:top w:val="none" w:sz="0" w:space="0" w:color="auto"/>
        <w:left w:val="none" w:sz="0" w:space="0" w:color="auto"/>
        <w:bottom w:val="none" w:sz="0" w:space="0" w:color="auto"/>
        <w:right w:val="none" w:sz="0" w:space="0" w:color="auto"/>
      </w:divBdr>
    </w:div>
    <w:div w:id="328602048">
      <w:bodyDiv w:val="1"/>
      <w:marLeft w:val="0"/>
      <w:marRight w:val="0"/>
      <w:marTop w:val="0"/>
      <w:marBottom w:val="0"/>
      <w:divBdr>
        <w:top w:val="none" w:sz="0" w:space="0" w:color="auto"/>
        <w:left w:val="none" w:sz="0" w:space="0" w:color="auto"/>
        <w:bottom w:val="none" w:sz="0" w:space="0" w:color="auto"/>
        <w:right w:val="none" w:sz="0" w:space="0" w:color="auto"/>
      </w:divBdr>
    </w:div>
    <w:div w:id="329604204">
      <w:bodyDiv w:val="1"/>
      <w:marLeft w:val="0"/>
      <w:marRight w:val="0"/>
      <w:marTop w:val="0"/>
      <w:marBottom w:val="0"/>
      <w:divBdr>
        <w:top w:val="none" w:sz="0" w:space="0" w:color="auto"/>
        <w:left w:val="none" w:sz="0" w:space="0" w:color="auto"/>
        <w:bottom w:val="none" w:sz="0" w:space="0" w:color="auto"/>
        <w:right w:val="none" w:sz="0" w:space="0" w:color="auto"/>
      </w:divBdr>
    </w:div>
    <w:div w:id="339622024">
      <w:bodyDiv w:val="1"/>
      <w:marLeft w:val="0"/>
      <w:marRight w:val="0"/>
      <w:marTop w:val="0"/>
      <w:marBottom w:val="0"/>
      <w:divBdr>
        <w:top w:val="none" w:sz="0" w:space="0" w:color="auto"/>
        <w:left w:val="none" w:sz="0" w:space="0" w:color="auto"/>
        <w:bottom w:val="none" w:sz="0" w:space="0" w:color="auto"/>
        <w:right w:val="none" w:sz="0" w:space="0" w:color="auto"/>
      </w:divBdr>
    </w:div>
    <w:div w:id="340010848">
      <w:bodyDiv w:val="1"/>
      <w:marLeft w:val="0"/>
      <w:marRight w:val="0"/>
      <w:marTop w:val="0"/>
      <w:marBottom w:val="0"/>
      <w:divBdr>
        <w:top w:val="none" w:sz="0" w:space="0" w:color="auto"/>
        <w:left w:val="none" w:sz="0" w:space="0" w:color="auto"/>
        <w:bottom w:val="none" w:sz="0" w:space="0" w:color="auto"/>
        <w:right w:val="none" w:sz="0" w:space="0" w:color="auto"/>
      </w:divBdr>
    </w:div>
    <w:div w:id="340280212">
      <w:bodyDiv w:val="1"/>
      <w:marLeft w:val="0"/>
      <w:marRight w:val="0"/>
      <w:marTop w:val="0"/>
      <w:marBottom w:val="0"/>
      <w:divBdr>
        <w:top w:val="none" w:sz="0" w:space="0" w:color="auto"/>
        <w:left w:val="none" w:sz="0" w:space="0" w:color="auto"/>
        <w:bottom w:val="none" w:sz="0" w:space="0" w:color="auto"/>
        <w:right w:val="none" w:sz="0" w:space="0" w:color="auto"/>
      </w:divBdr>
    </w:div>
    <w:div w:id="341976805">
      <w:bodyDiv w:val="1"/>
      <w:marLeft w:val="0"/>
      <w:marRight w:val="0"/>
      <w:marTop w:val="0"/>
      <w:marBottom w:val="0"/>
      <w:divBdr>
        <w:top w:val="none" w:sz="0" w:space="0" w:color="auto"/>
        <w:left w:val="none" w:sz="0" w:space="0" w:color="auto"/>
        <w:bottom w:val="none" w:sz="0" w:space="0" w:color="auto"/>
        <w:right w:val="none" w:sz="0" w:space="0" w:color="auto"/>
      </w:divBdr>
    </w:div>
    <w:div w:id="344132688">
      <w:bodyDiv w:val="1"/>
      <w:marLeft w:val="0"/>
      <w:marRight w:val="0"/>
      <w:marTop w:val="0"/>
      <w:marBottom w:val="0"/>
      <w:divBdr>
        <w:top w:val="none" w:sz="0" w:space="0" w:color="auto"/>
        <w:left w:val="none" w:sz="0" w:space="0" w:color="auto"/>
        <w:bottom w:val="none" w:sz="0" w:space="0" w:color="auto"/>
        <w:right w:val="none" w:sz="0" w:space="0" w:color="auto"/>
      </w:divBdr>
    </w:div>
    <w:div w:id="346179582">
      <w:bodyDiv w:val="1"/>
      <w:marLeft w:val="0"/>
      <w:marRight w:val="0"/>
      <w:marTop w:val="0"/>
      <w:marBottom w:val="0"/>
      <w:divBdr>
        <w:top w:val="none" w:sz="0" w:space="0" w:color="auto"/>
        <w:left w:val="none" w:sz="0" w:space="0" w:color="auto"/>
        <w:bottom w:val="none" w:sz="0" w:space="0" w:color="auto"/>
        <w:right w:val="none" w:sz="0" w:space="0" w:color="auto"/>
      </w:divBdr>
    </w:div>
    <w:div w:id="347368419">
      <w:bodyDiv w:val="1"/>
      <w:marLeft w:val="0"/>
      <w:marRight w:val="0"/>
      <w:marTop w:val="0"/>
      <w:marBottom w:val="0"/>
      <w:divBdr>
        <w:top w:val="none" w:sz="0" w:space="0" w:color="auto"/>
        <w:left w:val="none" w:sz="0" w:space="0" w:color="auto"/>
        <w:bottom w:val="none" w:sz="0" w:space="0" w:color="auto"/>
        <w:right w:val="none" w:sz="0" w:space="0" w:color="auto"/>
      </w:divBdr>
    </w:div>
    <w:div w:id="348414852">
      <w:bodyDiv w:val="1"/>
      <w:marLeft w:val="0"/>
      <w:marRight w:val="0"/>
      <w:marTop w:val="0"/>
      <w:marBottom w:val="0"/>
      <w:divBdr>
        <w:top w:val="none" w:sz="0" w:space="0" w:color="auto"/>
        <w:left w:val="none" w:sz="0" w:space="0" w:color="auto"/>
        <w:bottom w:val="none" w:sz="0" w:space="0" w:color="auto"/>
        <w:right w:val="none" w:sz="0" w:space="0" w:color="auto"/>
      </w:divBdr>
    </w:div>
    <w:div w:id="355229456">
      <w:bodyDiv w:val="1"/>
      <w:marLeft w:val="0"/>
      <w:marRight w:val="0"/>
      <w:marTop w:val="0"/>
      <w:marBottom w:val="0"/>
      <w:divBdr>
        <w:top w:val="none" w:sz="0" w:space="0" w:color="auto"/>
        <w:left w:val="none" w:sz="0" w:space="0" w:color="auto"/>
        <w:bottom w:val="none" w:sz="0" w:space="0" w:color="auto"/>
        <w:right w:val="none" w:sz="0" w:space="0" w:color="auto"/>
      </w:divBdr>
    </w:div>
    <w:div w:id="364258077">
      <w:bodyDiv w:val="1"/>
      <w:marLeft w:val="0"/>
      <w:marRight w:val="0"/>
      <w:marTop w:val="0"/>
      <w:marBottom w:val="0"/>
      <w:divBdr>
        <w:top w:val="none" w:sz="0" w:space="0" w:color="auto"/>
        <w:left w:val="none" w:sz="0" w:space="0" w:color="auto"/>
        <w:bottom w:val="none" w:sz="0" w:space="0" w:color="auto"/>
        <w:right w:val="none" w:sz="0" w:space="0" w:color="auto"/>
      </w:divBdr>
    </w:div>
    <w:div w:id="367150220">
      <w:bodyDiv w:val="1"/>
      <w:marLeft w:val="0"/>
      <w:marRight w:val="0"/>
      <w:marTop w:val="0"/>
      <w:marBottom w:val="0"/>
      <w:divBdr>
        <w:top w:val="none" w:sz="0" w:space="0" w:color="auto"/>
        <w:left w:val="none" w:sz="0" w:space="0" w:color="auto"/>
        <w:bottom w:val="none" w:sz="0" w:space="0" w:color="auto"/>
        <w:right w:val="none" w:sz="0" w:space="0" w:color="auto"/>
      </w:divBdr>
    </w:div>
    <w:div w:id="370300817">
      <w:bodyDiv w:val="1"/>
      <w:marLeft w:val="0"/>
      <w:marRight w:val="0"/>
      <w:marTop w:val="0"/>
      <w:marBottom w:val="0"/>
      <w:divBdr>
        <w:top w:val="none" w:sz="0" w:space="0" w:color="auto"/>
        <w:left w:val="none" w:sz="0" w:space="0" w:color="auto"/>
        <w:bottom w:val="none" w:sz="0" w:space="0" w:color="auto"/>
        <w:right w:val="none" w:sz="0" w:space="0" w:color="auto"/>
      </w:divBdr>
    </w:div>
    <w:div w:id="370962713">
      <w:bodyDiv w:val="1"/>
      <w:marLeft w:val="0"/>
      <w:marRight w:val="0"/>
      <w:marTop w:val="0"/>
      <w:marBottom w:val="0"/>
      <w:divBdr>
        <w:top w:val="none" w:sz="0" w:space="0" w:color="auto"/>
        <w:left w:val="none" w:sz="0" w:space="0" w:color="auto"/>
        <w:bottom w:val="none" w:sz="0" w:space="0" w:color="auto"/>
        <w:right w:val="none" w:sz="0" w:space="0" w:color="auto"/>
      </w:divBdr>
    </w:div>
    <w:div w:id="374231788">
      <w:bodyDiv w:val="1"/>
      <w:marLeft w:val="0"/>
      <w:marRight w:val="0"/>
      <w:marTop w:val="0"/>
      <w:marBottom w:val="0"/>
      <w:divBdr>
        <w:top w:val="none" w:sz="0" w:space="0" w:color="auto"/>
        <w:left w:val="none" w:sz="0" w:space="0" w:color="auto"/>
        <w:bottom w:val="none" w:sz="0" w:space="0" w:color="auto"/>
        <w:right w:val="none" w:sz="0" w:space="0" w:color="auto"/>
      </w:divBdr>
    </w:div>
    <w:div w:id="374429513">
      <w:bodyDiv w:val="1"/>
      <w:marLeft w:val="0"/>
      <w:marRight w:val="0"/>
      <w:marTop w:val="0"/>
      <w:marBottom w:val="0"/>
      <w:divBdr>
        <w:top w:val="none" w:sz="0" w:space="0" w:color="auto"/>
        <w:left w:val="none" w:sz="0" w:space="0" w:color="auto"/>
        <w:bottom w:val="none" w:sz="0" w:space="0" w:color="auto"/>
        <w:right w:val="none" w:sz="0" w:space="0" w:color="auto"/>
      </w:divBdr>
    </w:div>
    <w:div w:id="375592410">
      <w:bodyDiv w:val="1"/>
      <w:marLeft w:val="0"/>
      <w:marRight w:val="0"/>
      <w:marTop w:val="0"/>
      <w:marBottom w:val="0"/>
      <w:divBdr>
        <w:top w:val="none" w:sz="0" w:space="0" w:color="auto"/>
        <w:left w:val="none" w:sz="0" w:space="0" w:color="auto"/>
        <w:bottom w:val="none" w:sz="0" w:space="0" w:color="auto"/>
        <w:right w:val="none" w:sz="0" w:space="0" w:color="auto"/>
      </w:divBdr>
    </w:div>
    <w:div w:id="383220317">
      <w:bodyDiv w:val="1"/>
      <w:marLeft w:val="0"/>
      <w:marRight w:val="0"/>
      <w:marTop w:val="0"/>
      <w:marBottom w:val="0"/>
      <w:divBdr>
        <w:top w:val="none" w:sz="0" w:space="0" w:color="auto"/>
        <w:left w:val="none" w:sz="0" w:space="0" w:color="auto"/>
        <w:bottom w:val="none" w:sz="0" w:space="0" w:color="auto"/>
        <w:right w:val="none" w:sz="0" w:space="0" w:color="auto"/>
      </w:divBdr>
    </w:div>
    <w:div w:id="384259815">
      <w:bodyDiv w:val="1"/>
      <w:marLeft w:val="0"/>
      <w:marRight w:val="0"/>
      <w:marTop w:val="0"/>
      <w:marBottom w:val="0"/>
      <w:divBdr>
        <w:top w:val="none" w:sz="0" w:space="0" w:color="auto"/>
        <w:left w:val="none" w:sz="0" w:space="0" w:color="auto"/>
        <w:bottom w:val="none" w:sz="0" w:space="0" w:color="auto"/>
        <w:right w:val="none" w:sz="0" w:space="0" w:color="auto"/>
      </w:divBdr>
    </w:div>
    <w:div w:id="385642085">
      <w:bodyDiv w:val="1"/>
      <w:marLeft w:val="0"/>
      <w:marRight w:val="0"/>
      <w:marTop w:val="0"/>
      <w:marBottom w:val="0"/>
      <w:divBdr>
        <w:top w:val="none" w:sz="0" w:space="0" w:color="auto"/>
        <w:left w:val="none" w:sz="0" w:space="0" w:color="auto"/>
        <w:bottom w:val="none" w:sz="0" w:space="0" w:color="auto"/>
        <w:right w:val="none" w:sz="0" w:space="0" w:color="auto"/>
      </w:divBdr>
    </w:div>
    <w:div w:id="388960048">
      <w:bodyDiv w:val="1"/>
      <w:marLeft w:val="0"/>
      <w:marRight w:val="0"/>
      <w:marTop w:val="0"/>
      <w:marBottom w:val="0"/>
      <w:divBdr>
        <w:top w:val="none" w:sz="0" w:space="0" w:color="auto"/>
        <w:left w:val="none" w:sz="0" w:space="0" w:color="auto"/>
        <w:bottom w:val="none" w:sz="0" w:space="0" w:color="auto"/>
        <w:right w:val="none" w:sz="0" w:space="0" w:color="auto"/>
      </w:divBdr>
    </w:div>
    <w:div w:id="391276212">
      <w:bodyDiv w:val="1"/>
      <w:marLeft w:val="0"/>
      <w:marRight w:val="0"/>
      <w:marTop w:val="0"/>
      <w:marBottom w:val="0"/>
      <w:divBdr>
        <w:top w:val="none" w:sz="0" w:space="0" w:color="auto"/>
        <w:left w:val="none" w:sz="0" w:space="0" w:color="auto"/>
        <w:bottom w:val="none" w:sz="0" w:space="0" w:color="auto"/>
        <w:right w:val="none" w:sz="0" w:space="0" w:color="auto"/>
      </w:divBdr>
    </w:div>
    <w:div w:id="395594334">
      <w:bodyDiv w:val="1"/>
      <w:marLeft w:val="0"/>
      <w:marRight w:val="0"/>
      <w:marTop w:val="0"/>
      <w:marBottom w:val="0"/>
      <w:divBdr>
        <w:top w:val="none" w:sz="0" w:space="0" w:color="auto"/>
        <w:left w:val="none" w:sz="0" w:space="0" w:color="auto"/>
        <w:bottom w:val="none" w:sz="0" w:space="0" w:color="auto"/>
        <w:right w:val="none" w:sz="0" w:space="0" w:color="auto"/>
      </w:divBdr>
    </w:div>
    <w:div w:id="399211717">
      <w:bodyDiv w:val="1"/>
      <w:marLeft w:val="0"/>
      <w:marRight w:val="0"/>
      <w:marTop w:val="0"/>
      <w:marBottom w:val="0"/>
      <w:divBdr>
        <w:top w:val="none" w:sz="0" w:space="0" w:color="auto"/>
        <w:left w:val="none" w:sz="0" w:space="0" w:color="auto"/>
        <w:bottom w:val="none" w:sz="0" w:space="0" w:color="auto"/>
        <w:right w:val="none" w:sz="0" w:space="0" w:color="auto"/>
      </w:divBdr>
    </w:div>
    <w:div w:id="399644702">
      <w:bodyDiv w:val="1"/>
      <w:marLeft w:val="0"/>
      <w:marRight w:val="0"/>
      <w:marTop w:val="0"/>
      <w:marBottom w:val="0"/>
      <w:divBdr>
        <w:top w:val="none" w:sz="0" w:space="0" w:color="auto"/>
        <w:left w:val="none" w:sz="0" w:space="0" w:color="auto"/>
        <w:bottom w:val="none" w:sz="0" w:space="0" w:color="auto"/>
        <w:right w:val="none" w:sz="0" w:space="0" w:color="auto"/>
      </w:divBdr>
    </w:div>
    <w:div w:id="403071550">
      <w:bodyDiv w:val="1"/>
      <w:marLeft w:val="0"/>
      <w:marRight w:val="0"/>
      <w:marTop w:val="0"/>
      <w:marBottom w:val="0"/>
      <w:divBdr>
        <w:top w:val="none" w:sz="0" w:space="0" w:color="auto"/>
        <w:left w:val="none" w:sz="0" w:space="0" w:color="auto"/>
        <w:bottom w:val="none" w:sz="0" w:space="0" w:color="auto"/>
        <w:right w:val="none" w:sz="0" w:space="0" w:color="auto"/>
      </w:divBdr>
    </w:div>
    <w:div w:id="407657493">
      <w:bodyDiv w:val="1"/>
      <w:marLeft w:val="0"/>
      <w:marRight w:val="0"/>
      <w:marTop w:val="0"/>
      <w:marBottom w:val="0"/>
      <w:divBdr>
        <w:top w:val="none" w:sz="0" w:space="0" w:color="auto"/>
        <w:left w:val="none" w:sz="0" w:space="0" w:color="auto"/>
        <w:bottom w:val="none" w:sz="0" w:space="0" w:color="auto"/>
        <w:right w:val="none" w:sz="0" w:space="0" w:color="auto"/>
      </w:divBdr>
    </w:div>
    <w:div w:id="422579426">
      <w:bodyDiv w:val="1"/>
      <w:marLeft w:val="0"/>
      <w:marRight w:val="0"/>
      <w:marTop w:val="0"/>
      <w:marBottom w:val="0"/>
      <w:divBdr>
        <w:top w:val="none" w:sz="0" w:space="0" w:color="auto"/>
        <w:left w:val="none" w:sz="0" w:space="0" w:color="auto"/>
        <w:bottom w:val="none" w:sz="0" w:space="0" w:color="auto"/>
        <w:right w:val="none" w:sz="0" w:space="0" w:color="auto"/>
      </w:divBdr>
    </w:div>
    <w:div w:id="429391960">
      <w:bodyDiv w:val="1"/>
      <w:marLeft w:val="0"/>
      <w:marRight w:val="0"/>
      <w:marTop w:val="0"/>
      <w:marBottom w:val="0"/>
      <w:divBdr>
        <w:top w:val="none" w:sz="0" w:space="0" w:color="auto"/>
        <w:left w:val="none" w:sz="0" w:space="0" w:color="auto"/>
        <w:bottom w:val="none" w:sz="0" w:space="0" w:color="auto"/>
        <w:right w:val="none" w:sz="0" w:space="0" w:color="auto"/>
      </w:divBdr>
    </w:div>
    <w:div w:id="436103694">
      <w:bodyDiv w:val="1"/>
      <w:marLeft w:val="0"/>
      <w:marRight w:val="0"/>
      <w:marTop w:val="0"/>
      <w:marBottom w:val="0"/>
      <w:divBdr>
        <w:top w:val="none" w:sz="0" w:space="0" w:color="auto"/>
        <w:left w:val="none" w:sz="0" w:space="0" w:color="auto"/>
        <w:bottom w:val="none" w:sz="0" w:space="0" w:color="auto"/>
        <w:right w:val="none" w:sz="0" w:space="0" w:color="auto"/>
      </w:divBdr>
    </w:div>
    <w:div w:id="436366342">
      <w:bodyDiv w:val="1"/>
      <w:marLeft w:val="0"/>
      <w:marRight w:val="0"/>
      <w:marTop w:val="0"/>
      <w:marBottom w:val="0"/>
      <w:divBdr>
        <w:top w:val="none" w:sz="0" w:space="0" w:color="auto"/>
        <w:left w:val="none" w:sz="0" w:space="0" w:color="auto"/>
        <w:bottom w:val="none" w:sz="0" w:space="0" w:color="auto"/>
        <w:right w:val="none" w:sz="0" w:space="0" w:color="auto"/>
      </w:divBdr>
    </w:div>
    <w:div w:id="441150751">
      <w:bodyDiv w:val="1"/>
      <w:marLeft w:val="0"/>
      <w:marRight w:val="0"/>
      <w:marTop w:val="0"/>
      <w:marBottom w:val="0"/>
      <w:divBdr>
        <w:top w:val="none" w:sz="0" w:space="0" w:color="auto"/>
        <w:left w:val="none" w:sz="0" w:space="0" w:color="auto"/>
        <w:bottom w:val="none" w:sz="0" w:space="0" w:color="auto"/>
        <w:right w:val="none" w:sz="0" w:space="0" w:color="auto"/>
      </w:divBdr>
    </w:div>
    <w:div w:id="450705740">
      <w:bodyDiv w:val="1"/>
      <w:marLeft w:val="0"/>
      <w:marRight w:val="0"/>
      <w:marTop w:val="0"/>
      <w:marBottom w:val="0"/>
      <w:divBdr>
        <w:top w:val="none" w:sz="0" w:space="0" w:color="auto"/>
        <w:left w:val="none" w:sz="0" w:space="0" w:color="auto"/>
        <w:bottom w:val="none" w:sz="0" w:space="0" w:color="auto"/>
        <w:right w:val="none" w:sz="0" w:space="0" w:color="auto"/>
      </w:divBdr>
    </w:div>
    <w:div w:id="452288094">
      <w:bodyDiv w:val="1"/>
      <w:marLeft w:val="0"/>
      <w:marRight w:val="0"/>
      <w:marTop w:val="0"/>
      <w:marBottom w:val="0"/>
      <w:divBdr>
        <w:top w:val="none" w:sz="0" w:space="0" w:color="auto"/>
        <w:left w:val="none" w:sz="0" w:space="0" w:color="auto"/>
        <w:bottom w:val="none" w:sz="0" w:space="0" w:color="auto"/>
        <w:right w:val="none" w:sz="0" w:space="0" w:color="auto"/>
      </w:divBdr>
    </w:div>
    <w:div w:id="453447917">
      <w:bodyDiv w:val="1"/>
      <w:marLeft w:val="0"/>
      <w:marRight w:val="0"/>
      <w:marTop w:val="0"/>
      <w:marBottom w:val="0"/>
      <w:divBdr>
        <w:top w:val="none" w:sz="0" w:space="0" w:color="auto"/>
        <w:left w:val="none" w:sz="0" w:space="0" w:color="auto"/>
        <w:bottom w:val="none" w:sz="0" w:space="0" w:color="auto"/>
        <w:right w:val="none" w:sz="0" w:space="0" w:color="auto"/>
      </w:divBdr>
    </w:div>
    <w:div w:id="458107642">
      <w:bodyDiv w:val="1"/>
      <w:marLeft w:val="0"/>
      <w:marRight w:val="0"/>
      <w:marTop w:val="0"/>
      <w:marBottom w:val="0"/>
      <w:divBdr>
        <w:top w:val="none" w:sz="0" w:space="0" w:color="auto"/>
        <w:left w:val="none" w:sz="0" w:space="0" w:color="auto"/>
        <w:bottom w:val="none" w:sz="0" w:space="0" w:color="auto"/>
        <w:right w:val="none" w:sz="0" w:space="0" w:color="auto"/>
      </w:divBdr>
    </w:div>
    <w:div w:id="459690774">
      <w:bodyDiv w:val="1"/>
      <w:marLeft w:val="0"/>
      <w:marRight w:val="0"/>
      <w:marTop w:val="0"/>
      <w:marBottom w:val="0"/>
      <w:divBdr>
        <w:top w:val="none" w:sz="0" w:space="0" w:color="auto"/>
        <w:left w:val="none" w:sz="0" w:space="0" w:color="auto"/>
        <w:bottom w:val="none" w:sz="0" w:space="0" w:color="auto"/>
        <w:right w:val="none" w:sz="0" w:space="0" w:color="auto"/>
      </w:divBdr>
    </w:div>
    <w:div w:id="460193918">
      <w:bodyDiv w:val="1"/>
      <w:marLeft w:val="0"/>
      <w:marRight w:val="0"/>
      <w:marTop w:val="0"/>
      <w:marBottom w:val="0"/>
      <w:divBdr>
        <w:top w:val="none" w:sz="0" w:space="0" w:color="auto"/>
        <w:left w:val="none" w:sz="0" w:space="0" w:color="auto"/>
        <w:bottom w:val="none" w:sz="0" w:space="0" w:color="auto"/>
        <w:right w:val="none" w:sz="0" w:space="0" w:color="auto"/>
      </w:divBdr>
    </w:div>
    <w:div w:id="460537372">
      <w:bodyDiv w:val="1"/>
      <w:marLeft w:val="0"/>
      <w:marRight w:val="0"/>
      <w:marTop w:val="0"/>
      <w:marBottom w:val="0"/>
      <w:divBdr>
        <w:top w:val="none" w:sz="0" w:space="0" w:color="auto"/>
        <w:left w:val="none" w:sz="0" w:space="0" w:color="auto"/>
        <w:bottom w:val="none" w:sz="0" w:space="0" w:color="auto"/>
        <w:right w:val="none" w:sz="0" w:space="0" w:color="auto"/>
      </w:divBdr>
    </w:div>
    <w:div w:id="476538047">
      <w:bodyDiv w:val="1"/>
      <w:marLeft w:val="0"/>
      <w:marRight w:val="0"/>
      <w:marTop w:val="0"/>
      <w:marBottom w:val="0"/>
      <w:divBdr>
        <w:top w:val="none" w:sz="0" w:space="0" w:color="auto"/>
        <w:left w:val="none" w:sz="0" w:space="0" w:color="auto"/>
        <w:bottom w:val="none" w:sz="0" w:space="0" w:color="auto"/>
        <w:right w:val="none" w:sz="0" w:space="0" w:color="auto"/>
      </w:divBdr>
    </w:div>
    <w:div w:id="480002569">
      <w:bodyDiv w:val="1"/>
      <w:marLeft w:val="0"/>
      <w:marRight w:val="0"/>
      <w:marTop w:val="0"/>
      <w:marBottom w:val="0"/>
      <w:divBdr>
        <w:top w:val="none" w:sz="0" w:space="0" w:color="auto"/>
        <w:left w:val="none" w:sz="0" w:space="0" w:color="auto"/>
        <w:bottom w:val="none" w:sz="0" w:space="0" w:color="auto"/>
        <w:right w:val="none" w:sz="0" w:space="0" w:color="auto"/>
      </w:divBdr>
    </w:div>
    <w:div w:id="480273981">
      <w:bodyDiv w:val="1"/>
      <w:marLeft w:val="0"/>
      <w:marRight w:val="0"/>
      <w:marTop w:val="0"/>
      <w:marBottom w:val="0"/>
      <w:divBdr>
        <w:top w:val="none" w:sz="0" w:space="0" w:color="auto"/>
        <w:left w:val="none" w:sz="0" w:space="0" w:color="auto"/>
        <w:bottom w:val="none" w:sz="0" w:space="0" w:color="auto"/>
        <w:right w:val="none" w:sz="0" w:space="0" w:color="auto"/>
      </w:divBdr>
    </w:div>
    <w:div w:id="480660538">
      <w:bodyDiv w:val="1"/>
      <w:marLeft w:val="0"/>
      <w:marRight w:val="0"/>
      <w:marTop w:val="0"/>
      <w:marBottom w:val="0"/>
      <w:divBdr>
        <w:top w:val="none" w:sz="0" w:space="0" w:color="auto"/>
        <w:left w:val="none" w:sz="0" w:space="0" w:color="auto"/>
        <w:bottom w:val="none" w:sz="0" w:space="0" w:color="auto"/>
        <w:right w:val="none" w:sz="0" w:space="0" w:color="auto"/>
      </w:divBdr>
    </w:div>
    <w:div w:id="482893073">
      <w:bodyDiv w:val="1"/>
      <w:marLeft w:val="0"/>
      <w:marRight w:val="0"/>
      <w:marTop w:val="0"/>
      <w:marBottom w:val="0"/>
      <w:divBdr>
        <w:top w:val="none" w:sz="0" w:space="0" w:color="auto"/>
        <w:left w:val="none" w:sz="0" w:space="0" w:color="auto"/>
        <w:bottom w:val="none" w:sz="0" w:space="0" w:color="auto"/>
        <w:right w:val="none" w:sz="0" w:space="0" w:color="auto"/>
      </w:divBdr>
    </w:div>
    <w:div w:id="483618616">
      <w:bodyDiv w:val="1"/>
      <w:marLeft w:val="0"/>
      <w:marRight w:val="0"/>
      <w:marTop w:val="0"/>
      <w:marBottom w:val="0"/>
      <w:divBdr>
        <w:top w:val="none" w:sz="0" w:space="0" w:color="auto"/>
        <w:left w:val="none" w:sz="0" w:space="0" w:color="auto"/>
        <w:bottom w:val="none" w:sz="0" w:space="0" w:color="auto"/>
        <w:right w:val="none" w:sz="0" w:space="0" w:color="auto"/>
      </w:divBdr>
    </w:div>
    <w:div w:id="489910613">
      <w:bodyDiv w:val="1"/>
      <w:marLeft w:val="0"/>
      <w:marRight w:val="0"/>
      <w:marTop w:val="0"/>
      <w:marBottom w:val="0"/>
      <w:divBdr>
        <w:top w:val="none" w:sz="0" w:space="0" w:color="auto"/>
        <w:left w:val="none" w:sz="0" w:space="0" w:color="auto"/>
        <w:bottom w:val="none" w:sz="0" w:space="0" w:color="auto"/>
        <w:right w:val="none" w:sz="0" w:space="0" w:color="auto"/>
      </w:divBdr>
    </w:div>
    <w:div w:id="492915343">
      <w:bodyDiv w:val="1"/>
      <w:marLeft w:val="0"/>
      <w:marRight w:val="0"/>
      <w:marTop w:val="0"/>
      <w:marBottom w:val="0"/>
      <w:divBdr>
        <w:top w:val="none" w:sz="0" w:space="0" w:color="auto"/>
        <w:left w:val="none" w:sz="0" w:space="0" w:color="auto"/>
        <w:bottom w:val="none" w:sz="0" w:space="0" w:color="auto"/>
        <w:right w:val="none" w:sz="0" w:space="0" w:color="auto"/>
      </w:divBdr>
    </w:div>
    <w:div w:id="496648436">
      <w:bodyDiv w:val="1"/>
      <w:marLeft w:val="0"/>
      <w:marRight w:val="0"/>
      <w:marTop w:val="0"/>
      <w:marBottom w:val="0"/>
      <w:divBdr>
        <w:top w:val="none" w:sz="0" w:space="0" w:color="auto"/>
        <w:left w:val="none" w:sz="0" w:space="0" w:color="auto"/>
        <w:bottom w:val="none" w:sz="0" w:space="0" w:color="auto"/>
        <w:right w:val="none" w:sz="0" w:space="0" w:color="auto"/>
      </w:divBdr>
    </w:div>
    <w:div w:id="498543345">
      <w:bodyDiv w:val="1"/>
      <w:marLeft w:val="0"/>
      <w:marRight w:val="0"/>
      <w:marTop w:val="0"/>
      <w:marBottom w:val="0"/>
      <w:divBdr>
        <w:top w:val="none" w:sz="0" w:space="0" w:color="auto"/>
        <w:left w:val="none" w:sz="0" w:space="0" w:color="auto"/>
        <w:bottom w:val="none" w:sz="0" w:space="0" w:color="auto"/>
        <w:right w:val="none" w:sz="0" w:space="0" w:color="auto"/>
      </w:divBdr>
    </w:div>
    <w:div w:id="499084290">
      <w:bodyDiv w:val="1"/>
      <w:marLeft w:val="0"/>
      <w:marRight w:val="0"/>
      <w:marTop w:val="0"/>
      <w:marBottom w:val="0"/>
      <w:divBdr>
        <w:top w:val="none" w:sz="0" w:space="0" w:color="auto"/>
        <w:left w:val="none" w:sz="0" w:space="0" w:color="auto"/>
        <w:bottom w:val="none" w:sz="0" w:space="0" w:color="auto"/>
        <w:right w:val="none" w:sz="0" w:space="0" w:color="auto"/>
      </w:divBdr>
    </w:div>
    <w:div w:id="508645627">
      <w:bodyDiv w:val="1"/>
      <w:marLeft w:val="0"/>
      <w:marRight w:val="0"/>
      <w:marTop w:val="0"/>
      <w:marBottom w:val="0"/>
      <w:divBdr>
        <w:top w:val="none" w:sz="0" w:space="0" w:color="auto"/>
        <w:left w:val="none" w:sz="0" w:space="0" w:color="auto"/>
        <w:bottom w:val="none" w:sz="0" w:space="0" w:color="auto"/>
        <w:right w:val="none" w:sz="0" w:space="0" w:color="auto"/>
      </w:divBdr>
    </w:div>
    <w:div w:id="508788639">
      <w:bodyDiv w:val="1"/>
      <w:marLeft w:val="0"/>
      <w:marRight w:val="0"/>
      <w:marTop w:val="0"/>
      <w:marBottom w:val="0"/>
      <w:divBdr>
        <w:top w:val="none" w:sz="0" w:space="0" w:color="auto"/>
        <w:left w:val="none" w:sz="0" w:space="0" w:color="auto"/>
        <w:bottom w:val="none" w:sz="0" w:space="0" w:color="auto"/>
        <w:right w:val="none" w:sz="0" w:space="0" w:color="auto"/>
      </w:divBdr>
    </w:div>
    <w:div w:id="515340943">
      <w:bodyDiv w:val="1"/>
      <w:marLeft w:val="0"/>
      <w:marRight w:val="0"/>
      <w:marTop w:val="0"/>
      <w:marBottom w:val="0"/>
      <w:divBdr>
        <w:top w:val="none" w:sz="0" w:space="0" w:color="auto"/>
        <w:left w:val="none" w:sz="0" w:space="0" w:color="auto"/>
        <w:bottom w:val="none" w:sz="0" w:space="0" w:color="auto"/>
        <w:right w:val="none" w:sz="0" w:space="0" w:color="auto"/>
      </w:divBdr>
    </w:div>
    <w:div w:id="522599400">
      <w:bodyDiv w:val="1"/>
      <w:marLeft w:val="0"/>
      <w:marRight w:val="0"/>
      <w:marTop w:val="0"/>
      <w:marBottom w:val="0"/>
      <w:divBdr>
        <w:top w:val="none" w:sz="0" w:space="0" w:color="auto"/>
        <w:left w:val="none" w:sz="0" w:space="0" w:color="auto"/>
        <w:bottom w:val="none" w:sz="0" w:space="0" w:color="auto"/>
        <w:right w:val="none" w:sz="0" w:space="0" w:color="auto"/>
      </w:divBdr>
    </w:div>
    <w:div w:id="529073659">
      <w:bodyDiv w:val="1"/>
      <w:marLeft w:val="0"/>
      <w:marRight w:val="0"/>
      <w:marTop w:val="0"/>
      <w:marBottom w:val="0"/>
      <w:divBdr>
        <w:top w:val="none" w:sz="0" w:space="0" w:color="auto"/>
        <w:left w:val="none" w:sz="0" w:space="0" w:color="auto"/>
        <w:bottom w:val="none" w:sz="0" w:space="0" w:color="auto"/>
        <w:right w:val="none" w:sz="0" w:space="0" w:color="auto"/>
      </w:divBdr>
    </w:div>
    <w:div w:id="531385041">
      <w:bodyDiv w:val="1"/>
      <w:marLeft w:val="0"/>
      <w:marRight w:val="0"/>
      <w:marTop w:val="0"/>
      <w:marBottom w:val="0"/>
      <w:divBdr>
        <w:top w:val="none" w:sz="0" w:space="0" w:color="auto"/>
        <w:left w:val="none" w:sz="0" w:space="0" w:color="auto"/>
        <w:bottom w:val="none" w:sz="0" w:space="0" w:color="auto"/>
        <w:right w:val="none" w:sz="0" w:space="0" w:color="auto"/>
      </w:divBdr>
    </w:div>
    <w:div w:id="539051179">
      <w:bodyDiv w:val="1"/>
      <w:marLeft w:val="0"/>
      <w:marRight w:val="0"/>
      <w:marTop w:val="0"/>
      <w:marBottom w:val="0"/>
      <w:divBdr>
        <w:top w:val="none" w:sz="0" w:space="0" w:color="auto"/>
        <w:left w:val="none" w:sz="0" w:space="0" w:color="auto"/>
        <w:bottom w:val="none" w:sz="0" w:space="0" w:color="auto"/>
        <w:right w:val="none" w:sz="0" w:space="0" w:color="auto"/>
      </w:divBdr>
    </w:div>
    <w:div w:id="540363795">
      <w:bodyDiv w:val="1"/>
      <w:marLeft w:val="0"/>
      <w:marRight w:val="0"/>
      <w:marTop w:val="0"/>
      <w:marBottom w:val="0"/>
      <w:divBdr>
        <w:top w:val="none" w:sz="0" w:space="0" w:color="auto"/>
        <w:left w:val="none" w:sz="0" w:space="0" w:color="auto"/>
        <w:bottom w:val="none" w:sz="0" w:space="0" w:color="auto"/>
        <w:right w:val="none" w:sz="0" w:space="0" w:color="auto"/>
      </w:divBdr>
      <w:divsChild>
        <w:div w:id="168642079">
          <w:marLeft w:val="0"/>
          <w:marRight w:val="0"/>
          <w:marTop w:val="0"/>
          <w:marBottom w:val="0"/>
          <w:divBdr>
            <w:top w:val="none" w:sz="0" w:space="0" w:color="auto"/>
            <w:left w:val="none" w:sz="0" w:space="0" w:color="auto"/>
            <w:bottom w:val="none" w:sz="0" w:space="0" w:color="auto"/>
            <w:right w:val="none" w:sz="0" w:space="0" w:color="auto"/>
          </w:divBdr>
        </w:div>
      </w:divsChild>
    </w:div>
    <w:div w:id="542064233">
      <w:bodyDiv w:val="1"/>
      <w:marLeft w:val="0"/>
      <w:marRight w:val="0"/>
      <w:marTop w:val="0"/>
      <w:marBottom w:val="0"/>
      <w:divBdr>
        <w:top w:val="none" w:sz="0" w:space="0" w:color="auto"/>
        <w:left w:val="none" w:sz="0" w:space="0" w:color="auto"/>
        <w:bottom w:val="none" w:sz="0" w:space="0" w:color="auto"/>
        <w:right w:val="none" w:sz="0" w:space="0" w:color="auto"/>
      </w:divBdr>
    </w:div>
    <w:div w:id="544175101">
      <w:bodyDiv w:val="1"/>
      <w:marLeft w:val="0"/>
      <w:marRight w:val="0"/>
      <w:marTop w:val="0"/>
      <w:marBottom w:val="0"/>
      <w:divBdr>
        <w:top w:val="none" w:sz="0" w:space="0" w:color="auto"/>
        <w:left w:val="none" w:sz="0" w:space="0" w:color="auto"/>
        <w:bottom w:val="none" w:sz="0" w:space="0" w:color="auto"/>
        <w:right w:val="none" w:sz="0" w:space="0" w:color="auto"/>
      </w:divBdr>
    </w:div>
    <w:div w:id="548803044">
      <w:bodyDiv w:val="1"/>
      <w:marLeft w:val="0"/>
      <w:marRight w:val="0"/>
      <w:marTop w:val="0"/>
      <w:marBottom w:val="0"/>
      <w:divBdr>
        <w:top w:val="none" w:sz="0" w:space="0" w:color="auto"/>
        <w:left w:val="none" w:sz="0" w:space="0" w:color="auto"/>
        <w:bottom w:val="none" w:sz="0" w:space="0" w:color="auto"/>
        <w:right w:val="none" w:sz="0" w:space="0" w:color="auto"/>
      </w:divBdr>
    </w:div>
    <w:div w:id="553736227">
      <w:bodyDiv w:val="1"/>
      <w:marLeft w:val="0"/>
      <w:marRight w:val="0"/>
      <w:marTop w:val="0"/>
      <w:marBottom w:val="0"/>
      <w:divBdr>
        <w:top w:val="none" w:sz="0" w:space="0" w:color="auto"/>
        <w:left w:val="none" w:sz="0" w:space="0" w:color="auto"/>
        <w:bottom w:val="none" w:sz="0" w:space="0" w:color="auto"/>
        <w:right w:val="none" w:sz="0" w:space="0" w:color="auto"/>
      </w:divBdr>
    </w:div>
    <w:div w:id="554897897">
      <w:bodyDiv w:val="1"/>
      <w:marLeft w:val="0"/>
      <w:marRight w:val="0"/>
      <w:marTop w:val="0"/>
      <w:marBottom w:val="0"/>
      <w:divBdr>
        <w:top w:val="none" w:sz="0" w:space="0" w:color="auto"/>
        <w:left w:val="none" w:sz="0" w:space="0" w:color="auto"/>
        <w:bottom w:val="none" w:sz="0" w:space="0" w:color="auto"/>
        <w:right w:val="none" w:sz="0" w:space="0" w:color="auto"/>
      </w:divBdr>
    </w:div>
    <w:div w:id="556361675">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60484659">
      <w:bodyDiv w:val="1"/>
      <w:marLeft w:val="0"/>
      <w:marRight w:val="0"/>
      <w:marTop w:val="0"/>
      <w:marBottom w:val="0"/>
      <w:divBdr>
        <w:top w:val="none" w:sz="0" w:space="0" w:color="auto"/>
        <w:left w:val="none" w:sz="0" w:space="0" w:color="auto"/>
        <w:bottom w:val="none" w:sz="0" w:space="0" w:color="auto"/>
        <w:right w:val="none" w:sz="0" w:space="0" w:color="auto"/>
      </w:divBdr>
    </w:div>
    <w:div w:id="565989658">
      <w:bodyDiv w:val="1"/>
      <w:marLeft w:val="0"/>
      <w:marRight w:val="0"/>
      <w:marTop w:val="0"/>
      <w:marBottom w:val="0"/>
      <w:divBdr>
        <w:top w:val="none" w:sz="0" w:space="0" w:color="auto"/>
        <w:left w:val="none" w:sz="0" w:space="0" w:color="auto"/>
        <w:bottom w:val="none" w:sz="0" w:space="0" w:color="auto"/>
        <w:right w:val="none" w:sz="0" w:space="0" w:color="auto"/>
      </w:divBdr>
    </w:div>
    <w:div w:id="571429747">
      <w:bodyDiv w:val="1"/>
      <w:marLeft w:val="0"/>
      <w:marRight w:val="0"/>
      <w:marTop w:val="0"/>
      <w:marBottom w:val="0"/>
      <w:divBdr>
        <w:top w:val="none" w:sz="0" w:space="0" w:color="auto"/>
        <w:left w:val="none" w:sz="0" w:space="0" w:color="auto"/>
        <w:bottom w:val="none" w:sz="0" w:space="0" w:color="auto"/>
        <w:right w:val="none" w:sz="0" w:space="0" w:color="auto"/>
      </w:divBdr>
    </w:div>
    <w:div w:id="572158214">
      <w:bodyDiv w:val="1"/>
      <w:marLeft w:val="0"/>
      <w:marRight w:val="0"/>
      <w:marTop w:val="0"/>
      <w:marBottom w:val="0"/>
      <w:divBdr>
        <w:top w:val="none" w:sz="0" w:space="0" w:color="auto"/>
        <w:left w:val="none" w:sz="0" w:space="0" w:color="auto"/>
        <w:bottom w:val="none" w:sz="0" w:space="0" w:color="auto"/>
        <w:right w:val="none" w:sz="0" w:space="0" w:color="auto"/>
      </w:divBdr>
    </w:div>
    <w:div w:id="581185567">
      <w:bodyDiv w:val="1"/>
      <w:marLeft w:val="0"/>
      <w:marRight w:val="0"/>
      <w:marTop w:val="0"/>
      <w:marBottom w:val="0"/>
      <w:divBdr>
        <w:top w:val="none" w:sz="0" w:space="0" w:color="auto"/>
        <w:left w:val="none" w:sz="0" w:space="0" w:color="auto"/>
        <w:bottom w:val="none" w:sz="0" w:space="0" w:color="auto"/>
        <w:right w:val="none" w:sz="0" w:space="0" w:color="auto"/>
      </w:divBdr>
    </w:div>
    <w:div w:id="584341685">
      <w:bodyDiv w:val="1"/>
      <w:marLeft w:val="0"/>
      <w:marRight w:val="0"/>
      <w:marTop w:val="0"/>
      <w:marBottom w:val="0"/>
      <w:divBdr>
        <w:top w:val="none" w:sz="0" w:space="0" w:color="auto"/>
        <w:left w:val="none" w:sz="0" w:space="0" w:color="auto"/>
        <w:bottom w:val="none" w:sz="0" w:space="0" w:color="auto"/>
        <w:right w:val="none" w:sz="0" w:space="0" w:color="auto"/>
      </w:divBdr>
    </w:div>
    <w:div w:id="585774636">
      <w:bodyDiv w:val="1"/>
      <w:marLeft w:val="0"/>
      <w:marRight w:val="0"/>
      <w:marTop w:val="0"/>
      <w:marBottom w:val="0"/>
      <w:divBdr>
        <w:top w:val="none" w:sz="0" w:space="0" w:color="auto"/>
        <w:left w:val="none" w:sz="0" w:space="0" w:color="auto"/>
        <w:bottom w:val="none" w:sz="0" w:space="0" w:color="auto"/>
        <w:right w:val="none" w:sz="0" w:space="0" w:color="auto"/>
      </w:divBdr>
    </w:div>
    <w:div w:id="592209101">
      <w:bodyDiv w:val="1"/>
      <w:marLeft w:val="0"/>
      <w:marRight w:val="0"/>
      <w:marTop w:val="0"/>
      <w:marBottom w:val="0"/>
      <w:divBdr>
        <w:top w:val="none" w:sz="0" w:space="0" w:color="auto"/>
        <w:left w:val="none" w:sz="0" w:space="0" w:color="auto"/>
        <w:bottom w:val="none" w:sz="0" w:space="0" w:color="auto"/>
        <w:right w:val="none" w:sz="0" w:space="0" w:color="auto"/>
      </w:divBdr>
    </w:div>
    <w:div w:id="594554440">
      <w:bodyDiv w:val="1"/>
      <w:marLeft w:val="0"/>
      <w:marRight w:val="0"/>
      <w:marTop w:val="0"/>
      <w:marBottom w:val="0"/>
      <w:divBdr>
        <w:top w:val="none" w:sz="0" w:space="0" w:color="auto"/>
        <w:left w:val="none" w:sz="0" w:space="0" w:color="auto"/>
        <w:bottom w:val="none" w:sz="0" w:space="0" w:color="auto"/>
        <w:right w:val="none" w:sz="0" w:space="0" w:color="auto"/>
      </w:divBdr>
    </w:div>
    <w:div w:id="596404556">
      <w:bodyDiv w:val="1"/>
      <w:marLeft w:val="0"/>
      <w:marRight w:val="0"/>
      <w:marTop w:val="0"/>
      <w:marBottom w:val="0"/>
      <w:divBdr>
        <w:top w:val="none" w:sz="0" w:space="0" w:color="auto"/>
        <w:left w:val="none" w:sz="0" w:space="0" w:color="auto"/>
        <w:bottom w:val="none" w:sz="0" w:space="0" w:color="auto"/>
        <w:right w:val="none" w:sz="0" w:space="0" w:color="auto"/>
      </w:divBdr>
    </w:div>
    <w:div w:id="600837259">
      <w:bodyDiv w:val="1"/>
      <w:marLeft w:val="0"/>
      <w:marRight w:val="0"/>
      <w:marTop w:val="0"/>
      <w:marBottom w:val="0"/>
      <w:divBdr>
        <w:top w:val="none" w:sz="0" w:space="0" w:color="auto"/>
        <w:left w:val="none" w:sz="0" w:space="0" w:color="auto"/>
        <w:bottom w:val="none" w:sz="0" w:space="0" w:color="auto"/>
        <w:right w:val="none" w:sz="0" w:space="0" w:color="auto"/>
      </w:divBdr>
    </w:div>
    <w:div w:id="605574063">
      <w:bodyDiv w:val="1"/>
      <w:marLeft w:val="0"/>
      <w:marRight w:val="0"/>
      <w:marTop w:val="0"/>
      <w:marBottom w:val="0"/>
      <w:divBdr>
        <w:top w:val="none" w:sz="0" w:space="0" w:color="auto"/>
        <w:left w:val="none" w:sz="0" w:space="0" w:color="auto"/>
        <w:bottom w:val="none" w:sz="0" w:space="0" w:color="auto"/>
        <w:right w:val="none" w:sz="0" w:space="0" w:color="auto"/>
      </w:divBdr>
    </w:div>
    <w:div w:id="613831186">
      <w:bodyDiv w:val="1"/>
      <w:marLeft w:val="0"/>
      <w:marRight w:val="0"/>
      <w:marTop w:val="0"/>
      <w:marBottom w:val="0"/>
      <w:divBdr>
        <w:top w:val="none" w:sz="0" w:space="0" w:color="auto"/>
        <w:left w:val="none" w:sz="0" w:space="0" w:color="auto"/>
        <w:bottom w:val="none" w:sz="0" w:space="0" w:color="auto"/>
        <w:right w:val="none" w:sz="0" w:space="0" w:color="auto"/>
      </w:divBdr>
    </w:div>
    <w:div w:id="614364020">
      <w:bodyDiv w:val="1"/>
      <w:marLeft w:val="0"/>
      <w:marRight w:val="0"/>
      <w:marTop w:val="0"/>
      <w:marBottom w:val="0"/>
      <w:divBdr>
        <w:top w:val="none" w:sz="0" w:space="0" w:color="auto"/>
        <w:left w:val="none" w:sz="0" w:space="0" w:color="auto"/>
        <w:bottom w:val="none" w:sz="0" w:space="0" w:color="auto"/>
        <w:right w:val="none" w:sz="0" w:space="0" w:color="auto"/>
      </w:divBdr>
    </w:div>
    <w:div w:id="618491222">
      <w:bodyDiv w:val="1"/>
      <w:marLeft w:val="0"/>
      <w:marRight w:val="0"/>
      <w:marTop w:val="0"/>
      <w:marBottom w:val="0"/>
      <w:divBdr>
        <w:top w:val="none" w:sz="0" w:space="0" w:color="auto"/>
        <w:left w:val="none" w:sz="0" w:space="0" w:color="auto"/>
        <w:bottom w:val="none" w:sz="0" w:space="0" w:color="auto"/>
        <w:right w:val="none" w:sz="0" w:space="0" w:color="auto"/>
      </w:divBdr>
    </w:div>
    <w:div w:id="621159271">
      <w:bodyDiv w:val="1"/>
      <w:marLeft w:val="0"/>
      <w:marRight w:val="0"/>
      <w:marTop w:val="0"/>
      <w:marBottom w:val="0"/>
      <w:divBdr>
        <w:top w:val="none" w:sz="0" w:space="0" w:color="auto"/>
        <w:left w:val="none" w:sz="0" w:space="0" w:color="auto"/>
        <w:bottom w:val="none" w:sz="0" w:space="0" w:color="auto"/>
        <w:right w:val="none" w:sz="0" w:space="0" w:color="auto"/>
      </w:divBdr>
    </w:div>
    <w:div w:id="621687581">
      <w:bodyDiv w:val="1"/>
      <w:marLeft w:val="0"/>
      <w:marRight w:val="0"/>
      <w:marTop w:val="0"/>
      <w:marBottom w:val="0"/>
      <w:divBdr>
        <w:top w:val="none" w:sz="0" w:space="0" w:color="auto"/>
        <w:left w:val="none" w:sz="0" w:space="0" w:color="auto"/>
        <w:bottom w:val="none" w:sz="0" w:space="0" w:color="auto"/>
        <w:right w:val="none" w:sz="0" w:space="0" w:color="auto"/>
      </w:divBdr>
    </w:div>
    <w:div w:id="628903876">
      <w:bodyDiv w:val="1"/>
      <w:marLeft w:val="0"/>
      <w:marRight w:val="0"/>
      <w:marTop w:val="0"/>
      <w:marBottom w:val="0"/>
      <w:divBdr>
        <w:top w:val="none" w:sz="0" w:space="0" w:color="auto"/>
        <w:left w:val="none" w:sz="0" w:space="0" w:color="auto"/>
        <w:bottom w:val="none" w:sz="0" w:space="0" w:color="auto"/>
        <w:right w:val="none" w:sz="0" w:space="0" w:color="auto"/>
      </w:divBdr>
    </w:div>
    <w:div w:id="629674805">
      <w:bodyDiv w:val="1"/>
      <w:marLeft w:val="0"/>
      <w:marRight w:val="0"/>
      <w:marTop w:val="0"/>
      <w:marBottom w:val="0"/>
      <w:divBdr>
        <w:top w:val="none" w:sz="0" w:space="0" w:color="auto"/>
        <w:left w:val="none" w:sz="0" w:space="0" w:color="auto"/>
        <w:bottom w:val="none" w:sz="0" w:space="0" w:color="auto"/>
        <w:right w:val="none" w:sz="0" w:space="0" w:color="auto"/>
      </w:divBdr>
    </w:div>
    <w:div w:id="631835738">
      <w:bodyDiv w:val="1"/>
      <w:marLeft w:val="0"/>
      <w:marRight w:val="0"/>
      <w:marTop w:val="0"/>
      <w:marBottom w:val="0"/>
      <w:divBdr>
        <w:top w:val="none" w:sz="0" w:space="0" w:color="auto"/>
        <w:left w:val="none" w:sz="0" w:space="0" w:color="auto"/>
        <w:bottom w:val="none" w:sz="0" w:space="0" w:color="auto"/>
        <w:right w:val="none" w:sz="0" w:space="0" w:color="auto"/>
      </w:divBdr>
    </w:div>
    <w:div w:id="632902022">
      <w:bodyDiv w:val="1"/>
      <w:marLeft w:val="0"/>
      <w:marRight w:val="0"/>
      <w:marTop w:val="0"/>
      <w:marBottom w:val="0"/>
      <w:divBdr>
        <w:top w:val="none" w:sz="0" w:space="0" w:color="auto"/>
        <w:left w:val="none" w:sz="0" w:space="0" w:color="auto"/>
        <w:bottom w:val="none" w:sz="0" w:space="0" w:color="auto"/>
        <w:right w:val="none" w:sz="0" w:space="0" w:color="auto"/>
      </w:divBdr>
    </w:div>
    <w:div w:id="635791848">
      <w:bodyDiv w:val="1"/>
      <w:marLeft w:val="0"/>
      <w:marRight w:val="0"/>
      <w:marTop w:val="0"/>
      <w:marBottom w:val="0"/>
      <w:divBdr>
        <w:top w:val="none" w:sz="0" w:space="0" w:color="auto"/>
        <w:left w:val="none" w:sz="0" w:space="0" w:color="auto"/>
        <w:bottom w:val="none" w:sz="0" w:space="0" w:color="auto"/>
        <w:right w:val="none" w:sz="0" w:space="0" w:color="auto"/>
      </w:divBdr>
    </w:div>
    <w:div w:id="639649692">
      <w:bodyDiv w:val="1"/>
      <w:marLeft w:val="0"/>
      <w:marRight w:val="0"/>
      <w:marTop w:val="0"/>
      <w:marBottom w:val="0"/>
      <w:divBdr>
        <w:top w:val="none" w:sz="0" w:space="0" w:color="auto"/>
        <w:left w:val="none" w:sz="0" w:space="0" w:color="auto"/>
        <w:bottom w:val="none" w:sz="0" w:space="0" w:color="auto"/>
        <w:right w:val="none" w:sz="0" w:space="0" w:color="auto"/>
      </w:divBdr>
    </w:div>
    <w:div w:id="641617258">
      <w:bodyDiv w:val="1"/>
      <w:marLeft w:val="0"/>
      <w:marRight w:val="0"/>
      <w:marTop w:val="0"/>
      <w:marBottom w:val="0"/>
      <w:divBdr>
        <w:top w:val="none" w:sz="0" w:space="0" w:color="auto"/>
        <w:left w:val="none" w:sz="0" w:space="0" w:color="auto"/>
        <w:bottom w:val="none" w:sz="0" w:space="0" w:color="auto"/>
        <w:right w:val="none" w:sz="0" w:space="0" w:color="auto"/>
      </w:divBdr>
    </w:div>
    <w:div w:id="648241894">
      <w:bodyDiv w:val="1"/>
      <w:marLeft w:val="0"/>
      <w:marRight w:val="0"/>
      <w:marTop w:val="0"/>
      <w:marBottom w:val="0"/>
      <w:divBdr>
        <w:top w:val="none" w:sz="0" w:space="0" w:color="auto"/>
        <w:left w:val="none" w:sz="0" w:space="0" w:color="auto"/>
        <w:bottom w:val="none" w:sz="0" w:space="0" w:color="auto"/>
        <w:right w:val="none" w:sz="0" w:space="0" w:color="auto"/>
      </w:divBdr>
    </w:div>
    <w:div w:id="652879703">
      <w:bodyDiv w:val="1"/>
      <w:marLeft w:val="0"/>
      <w:marRight w:val="0"/>
      <w:marTop w:val="0"/>
      <w:marBottom w:val="0"/>
      <w:divBdr>
        <w:top w:val="none" w:sz="0" w:space="0" w:color="auto"/>
        <w:left w:val="none" w:sz="0" w:space="0" w:color="auto"/>
        <w:bottom w:val="none" w:sz="0" w:space="0" w:color="auto"/>
        <w:right w:val="none" w:sz="0" w:space="0" w:color="auto"/>
      </w:divBdr>
    </w:div>
    <w:div w:id="660233662">
      <w:bodyDiv w:val="1"/>
      <w:marLeft w:val="0"/>
      <w:marRight w:val="0"/>
      <w:marTop w:val="0"/>
      <w:marBottom w:val="0"/>
      <w:divBdr>
        <w:top w:val="none" w:sz="0" w:space="0" w:color="auto"/>
        <w:left w:val="none" w:sz="0" w:space="0" w:color="auto"/>
        <w:bottom w:val="none" w:sz="0" w:space="0" w:color="auto"/>
        <w:right w:val="none" w:sz="0" w:space="0" w:color="auto"/>
      </w:divBdr>
    </w:div>
    <w:div w:id="665665303">
      <w:bodyDiv w:val="1"/>
      <w:marLeft w:val="0"/>
      <w:marRight w:val="0"/>
      <w:marTop w:val="0"/>
      <w:marBottom w:val="0"/>
      <w:divBdr>
        <w:top w:val="none" w:sz="0" w:space="0" w:color="auto"/>
        <w:left w:val="none" w:sz="0" w:space="0" w:color="auto"/>
        <w:bottom w:val="none" w:sz="0" w:space="0" w:color="auto"/>
        <w:right w:val="none" w:sz="0" w:space="0" w:color="auto"/>
      </w:divBdr>
    </w:div>
    <w:div w:id="668480963">
      <w:bodyDiv w:val="1"/>
      <w:marLeft w:val="0"/>
      <w:marRight w:val="0"/>
      <w:marTop w:val="0"/>
      <w:marBottom w:val="0"/>
      <w:divBdr>
        <w:top w:val="none" w:sz="0" w:space="0" w:color="auto"/>
        <w:left w:val="none" w:sz="0" w:space="0" w:color="auto"/>
        <w:bottom w:val="none" w:sz="0" w:space="0" w:color="auto"/>
        <w:right w:val="none" w:sz="0" w:space="0" w:color="auto"/>
      </w:divBdr>
    </w:div>
    <w:div w:id="672609557">
      <w:bodyDiv w:val="1"/>
      <w:marLeft w:val="0"/>
      <w:marRight w:val="0"/>
      <w:marTop w:val="0"/>
      <w:marBottom w:val="0"/>
      <w:divBdr>
        <w:top w:val="none" w:sz="0" w:space="0" w:color="auto"/>
        <w:left w:val="none" w:sz="0" w:space="0" w:color="auto"/>
        <w:bottom w:val="none" w:sz="0" w:space="0" w:color="auto"/>
        <w:right w:val="none" w:sz="0" w:space="0" w:color="auto"/>
      </w:divBdr>
    </w:div>
    <w:div w:id="673141997">
      <w:bodyDiv w:val="1"/>
      <w:marLeft w:val="0"/>
      <w:marRight w:val="0"/>
      <w:marTop w:val="0"/>
      <w:marBottom w:val="0"/>
      <w:divBdr>
        <w:top w:val="none" w:sz="0" w:space="0" w:color="auto"/>
        <w:left w:val="none" w:sz="0" w:space="0" w:color="auto"/>
        <w:bottom w:val="none" w:sz="0" w:space="0" w:color="auto"/>
        <w:right w:val="none" w:sz="0" w:space="0" w:color="auto"/>
      </w:divBdr>
    </w:div>
    <w:div w:id="686445196">
      <w:bodyDiv w:val="1"/>
      <w:marLeft w:val="0"/>
      <w:marRight w:val="0"/>
      <w:marTop w:val="0"/>
      <w:marBottom w:val="0"/>
      <w:divBdr>
        <w:top w:val="none" w:sz="0" w:space="0" w:color="auto"/>
        <w:left w:val="none" w:sz="0" w:space="0" w:color="auto"/>
        <w:bottom w:val="none" w:sz="0" w:space="0" w:color="auto"/>
        <w:right w:val="none" w:sz="0" w:space="0" w:color="auto"/>
      </w:divBdr>
    </w:div>
    <w:div w:id="692076088">
      <w:bodyDiv w:val="1"/>
      <w:marLeft w:val="0"/>
      <w:marRight w:val="0"/>
      <w:marTop w:val="0"/>
      <w:marBottom w:val="0"/>
      <w:divBdr>
        <w:top w:val="none" w:sz="0" w:space="0" w:color="auto"/>
        <w:left w:val="none" w:sz="0" w:space="0" w:color="auto"/>
        <w:bottom w:val="none" w:sz="0" w:space="0" w:color="auto"/>
        <w:right w:val="none" w:sz="0" w:space="0" w:color="auto"/>
      </w:divBdr>
    </w:div>
    <w:div w:id="692997432">
      <w:bodyDiv w:val="1"/>
      <w:marLeft w:val="0"/>
      <w:marRight w:val="0"/>
      <w:marTop w:val="0"/>
      <w:marBottom w:val="0"/>
      <w:divBdr>
        <w:top w:val="none" w:sz="0" w:space="0" w:color="auto"/>
        <w:left w:val="none" w:sz="0" w:space="0" w:color="auto"/>
        <w:bottom w:val="none" w:sz="0" w:space="0" w:color="auto"/>
        <w:right w:val="none" w:sz="0" w:space="0" w:color="auto"/>
      </w:divBdr>
    </w:div>
    <w:div w:id="694696800">
      <w:bodyDiv w:val="1"/>
      <w:marLeft w:val="0"/>
      <w:marRight w:val="0"/>
      <w:marTop w:val="0"/>
      <w:marBottom w:val="0"/>
      <w:divBdr>
        <w:top w:val="none" w:sz="0" w:space="0" w:color="auto"/>
        <w:left w:val="none" w:sz="0" w:space="0" w:color="auto"/>
        <w:bottom w:val="none" w:sz="0" w:space="0" w:color="auto"/>
        <w:right w:val="none" w:sz="0" w:space="0" w:color="auto"/>
      </w:divBdr>
    </w:div>
    <w:div w:id="697507783">
      <w:bodyDiv w:val="1"/>
      <w:marLeft w:val="0"/>
      <w:marRight w:val="0"/>
      <w:marTop w:val="0"/>
      <w:marBottom w:val="0"/>
      <w:divBdr>
        <w:top w:val="none" w:sz="0" w:space="0" w:color="auto"/>
        <w:left w:val="none" w:sz="0" w:space="0" w:color="auto"/>
        <w:bottom w:val="none" w:sz="0" w:space="0" w:color="auto"/>
        <w:right w:val="none" w:sz="0" w:space="0" w:color="auto"/>
      </w:divBdr>
    </w:div>
    <w:div w:id="703596850">
      <w:bodyDiv w:val="1"/>
      <w:marLeft w:val="0"/>
      <w:marRight w:val="0"/>
      <w:marTop w:val="0"/>
      <w:marBottom w:val="0"/>
      <w:divBdr>
        <w:top w:val="none" w:sz="0" w:space="0" w:color="auto"/>
        <w:left w:val="none" w:sz="0" w:space="0" w:color="auto"/>
        <w:bottom w:val="none" w:sz="0" w:space="0" w:color="auto"/>
        <w:right w:val="none" w:sz="0" w:space="0" w:color="auto"/>
      </w:divBdr>
    </w:div>
    <w:div w:id="703677911">
      <w:bodyDiv w:val="1"/>
      <w:marLeft w:val="0"/>
      <w:marRight w:val="0"/>
      <w:marTop w:val="0"/>
      <w:marBottom w:val="0"/>
      <w:divBdr>
        <w:top w:val="none" w:sz="0" w:space="0" w:color="auto"/>
        <w:left w:val="none" w:sz="0" w:space="0" w:color="auto"/>
        <w:bottom w:val="none" w:sz="0" w:space="0" w:color="auto"/>
        <w:right w:val="none" w:sz="0" w:space="0" w:color="auto"/>
      </w:divBdr>
    </w:div>
    <w:div w:id="713576438">
      <w:bodyDiv w:val="1"/>
      <w:marLeft w:val="0"/>
      <w:marRight w:val="0"/>
      <w:marTop w:val="0"/>
      <w:marBottom w:val="0"/>
      <w:divBdr>
        <w:top w:val="none" w:sz="0" w:space="0" w:color="auto"/>
        <w:left w:val="none" w:sz="0" w:space="0" w:color="auto"/>
        <w:bottom w:val="none" w:sz="0" w:space="0" w:color="auto"/>
        <w:right w:val="none" w:sz="0" w:space="0" w:color="auto"/>
      </w:divBdr>
    </w:div>
    <w:div w:id="715937448">
      <w:bodyDiv w:val="1"/>
      <w:marLeft w:val="0"/>
      <w:marRight w:val="0"/>
      <w:marTop w:val="0"/>
      <w:marBottom w:val="0"/>
      <w:divBdr>
        <w:top w:val="none" w:sz="0" w:space="0" w:color="auto"/>
        <w:left w:val="none" w:sz="0" w:space="0" w:color="auto"/>
        <w:bottom w:val="none" w:sz="0" w:space="0" w:color="auto"/>
        <w:right w:val="none" w:sz="0" w:space="0" w:color="auto"/>
      </w:divBdr>
    </w:div>
    <w:div w:id="724138544">
      <w:bodyDiv w:val="1"/>
      <w:marLeft w:val="0"/>
      <w:marRight w:val="0"/>
      <w:marTop w:val="0"/>
      <w:marBottom w:val="0"/>
      <w:divBdr>
        <w:top w:val="none" w:sz="0" w:space="0" w:color="auto"/>
        <w:left w:val="none" w:sz="0" w:space="0" w:color="auto"/>
        <w:bottom w:val="none" w:sz="0" w:space="0" w:color="auto"/>
        <w:right w:val="none" w:sz="0" w:space="0" w:color="auto"/>
      </w:divBdr>
    </w:div>
    <w:div w:id="727455960">
      <w:bodyDiv w:val="1"/>
      <w:marLeft w:val="0"/>
      <w:marRight w:val="0"/>
      <w:marTop w:val="0"/>
      <w:marBottom w:val="0"/>
      <w:divBdr>
        <w:top w:val="none" w:sz="0" w:space="0" w:color="auto"/>
        <w:left w:val="none" w:sz="0" w:space="0" w:color="auto"/>
        <w:bottom w:val="none" w:sz="0" w:space="0" w:color="auto"/>
        <w:right w:val="none" w:sz="0" w:space="0" w:color="auto"/>
      </w:divBdr>
    </w:div>
    <w:div w:id="727919875">
      <w:bodyDiv w:val="1"/>
      <w:marLeft w:val="0"/>
      <w:marRight w:val="0"/>
      <w:marTop w:val="0"/>
      <w:marBottom w:val="0"/>
      <w:divBdr>
        <w:top w:val="none" w:sz="0" w:space="0" w:color="auto"/>
        <w:left w:val="none" w:sz="0" w:space="0" w:color="auto"/>
        <w:bottom w:val="none" w:sz="0" w:space="0" w:color="auto"/>
        <w:right w:val="none" w:sz="0" w:space="0" w:color="auto"/>
      </w:divBdr>
    </w:div>
    <w:div w:id="728770592">
      <w:bodyDiv w:val="1"/>
      <w:marLeft w:val="0"/>
      <w:marRight w:val="0"/>
      <w:marTop w:val="0"/>
      <w:marBottom w:val="0"/>
      <w:divBdr>
        <w:top w:val="none" w:sz="0" w:space="0" w:color="auto"/>
        <w:left w:val="none" w:sz="0" w:space="0" w:color="auto"/>
        <w:bottom w:val="none" w:sz="0" w:space="0" w:color="auto"/>
        <w:right w:val="none" w:sz="0" w:space="0" w:color="auto"/>
      </w:divBdr>
    </w:div>
    <w:div w:id="731391165">
      <w:bodyDiv w:val="1"/>
      <w:marLeft w:val="0"/>
      <w:marRight w:val="0"/>
      <w:marTop w:val="0"/>
      <w:marBottom w:val="0"/>
      <w:divBdr>
        <w:top w:val="none" w:sz="0" w:space="0" w:color="auto"/>
        <w:left w:val="none" w:sz="0" w:space="0" w:color="auto"/>
        <w:bottom w:val="none" w:sz="0" w:space="0" w:color="auto"/>
        <w:right w:val="none" w:sz="0" w:space="0" w:color="auto"/>
      </w:divBdr>
    </w:div>
    <w:div w:id="732000739">
      <w:bodyDiv w:val="1"/>
      <w:marLeft w:val="0"/>
      <w:marRight w:val="0"/>
      <w:marTop w:val="0"/>
      <w:marBottom w:val="0"/>
      <w:divBdr>
        <w:top w:val="none" w:sz="0" w:space="0" w:color="auto"/>
        <w:left w:val="none" w:sz="0" w:space="0" w:color="auto"/>
        <w:bottom w:val="none" w:sz="0" w:space="0" w:color="auto"/>
        <w:right w:val="none" w:sz="0" w:space="0" w:color="auto"/>
      </w:divBdr>
    </w:div>
    <w:div w:id="734279194">
      <w:bodyDiv w:val="1"/>
      <w:marLeft w:val="0"/>
      <w:marRight w:val="0"/>
      <w:marTop w:val="0"/>
      <w:marBottom w:val="0"/>
      <w:divBdr>
        <w:top w:val="none" w:sz="0" w:space="0" w:color="auto"/>
        <w:left w:val="none" w:sz="0" w:space="0" w:color="auto"/>
        <w:bottom w:val="none" w:sz="0" w:space="0" w:color="auto"/>
        <w:right w:val="none" w:sz="0" w:space="0" w:color="auto"/>
      </w:divBdr>
    </w:div>
    <w:div w:id="740055338">
      <w:bodyDiv w:val="1"/>
      <w:marLeft w:val="0"/>
      <w:marRight w:val="0"/>
      <w:marTop w:val="0"/>
      <w:marBottom w:val="0"/>
      <w:divBdr>
        <w:top w:val="none" w:sz="0" w:space="0" w:color="auto"/>
        <w:left w:val="none" w:sz="0" w:space="0" w:color="auto"/>
        <w:bottom w:val="none" w:sz="0" w:space="0" w:color="auto"/>
        <w:right w:val="none" w:sz="0" w:space="0" w:color="auto"/>
      </w:divBdr>
    </w:div>
    <w:div w:id="743332884">
      <w:bodyDiv w:val="1"/>
      <w:marLeft w:val="0"/>
      <w:marRight w:val="0"/>
      <w:marTop w:val="0"/>
      <w:marBottom w:val="0"/>
      <w:divBdr>
        <w:top w:val="none" w:sz="0" w:space="0" w:color="auto"/>
        <w:left w:val="none" w:sz="0" w:space="0" w:color="auto"/>
        <w:bottom w:val="none" w:sz="0" w:space="0" w:color="auto"/>
        <w:right w:val="none" w:sz="0" w:space="0" w:color="auto"/>
      </w:divBdr>
    </w:div>
    <w:div w:id="744914237">
      <w:bodyDiv w:val="1"/>
      <w:marLeft w:val="0"/>
      <w:marRight w:val="0"/>
      <w:marTop w:val="0"/>
      <w:marBottom w:val="0"/>
      <w:divBdr>
        <w:top w:val="none" w:sz="0" w:space="0" w:color="auto"/>
        <w:left w:val="none" w:sz="0" w:space="0" w:color="auto"/>
        <w:bottom w:val="none" w:sz="0" w:space="0" w:color="auto"/>
        <w:right w:val="none" w:sz="0" w:space="0" w:color="auto"/>
      </w:divBdr>
    </w:div>
    <w:div w:id="746733549">
      <w:bodyDiv w:val="1"/>
      <w:marLeft w:val="0"/>
      <w:marRight w:val="0"/>
      <w:marTop w:val="0"/>
      <w:marBottom w:val="0"/>
      <w:divBdr>
        <w:top w:val="none" w:sz="0" w:space="0" w:color="auto"/>
        <w:left w:val="none" w:sz="0" w:space="0" w:color="auto"/>
        <w:bottom w:val="none" w:sz="0" w:space="0" w:color="auto"/>
        <w:right w:val="none" w:sz="0" w:space="0" w:color="auto"/>
      </w:divBdr>
    </w:div>
    <w:div w:id="748041442">
      <w:bodyDiv w:val="1"/>
      <w:marLeft w:val="0"/>
      <w:marRight w:val="0"/>
      <w:marTop w:val="0"/>
      <w:marBottom w:val="0"/>
      <w:divBdr>
        <w:top w:val="none" w:sz="0" w:space="0" w:color="auto"/>
        <w:left w:val="none" w:sz="0" w:space="0" w:color="auto"/>
        <w:bottom w:val="none" w:sz="0" w:space="0" w:color="auto"/>
        <w:right w:val="none" w:sz="0" w:space="0" w:color="auto"/>
      </w:divBdr>
    </w:div>
    <w:div w:id="750353603">
      <w:bodyDiv w:val="1"/>
      <w:marLeft w:val="0"/>
      <w:marRight w:val="0"/>
      <w:marTop w:val="0"/>
      <w:marBottom w:val="0"/>
      <w:divBdr>
        <w:top w:val="none" w:sz="0" w:space="0" w:color="auto"/>
        <w:left w:val="none" w:sz="0" w:space="0" w:color="auto"/>
        <w:bottom w:val="none" w:sz="0" w:space="0" w:color="auto"/>
        <w:right w:val="none" w:sz="0" w:space="0" w:color="auto"/>
      </w:divBdr>
    </w:div>
    <w:div w:id="751320225">
      <w:bodyDiv w:val="1"/>
      <w:marLeft w:val="0"/>
      <w:marRight w:val="0"/>
      <w:marTop w:val="0"/>
      <w:marBottom w:val="0"/>
      <w:divBdr>
        <w:top w:val="none" w:sz="0" w:space="0" w:color="auto"/>
        <w:left w:val="none" w:sz="0" w:space="0" w:color="auto"/>
        <w:bottom w:val="none" w:sz="0" w:space="0" w:color="auto"/>
        <w:right w:val="none" w:sz="0" w:space="0" w:color="auto"/>
      </w:divBdr>
    </w:div>
    <w:div w:id="751507095">
      <w:bodyDiv w:val="1"/>
      <w:marLeft w:val="0"/>
      <w:marRight w:val="0"/>
      <w:marTop w:val="0"/>
      <w:marBottom w:val="0"/>
      <w:divBdr>
        <w:top w:val="none" w:sz="0" w:space="0" w:color="auto"/>
        <w:left w:val="none" w:sz="0" w:space="0" w:color="auto"/>
        <w:bottom w:val="none" w:sz="0" w:space="0" w:color="auto"/>
        <w:right w:val="none" w:sz="0" w:space="0" w:color="auto"/>
      </w:divBdr>
    </w:div>
    <w:div w:id="754591395">
      <w:bodyDiv w:val="1"/>
      <w:marLeft w:val="0"/>
      <w:marRight w:val="0"/>
      <w:marTop w:val="0"/>
      <w:marBottom w:val="0"/>
      <w:divBdr>
        <w:top w:val="none" w:sz="0" w:space="0" w:color="auto"/>
        <w:left w:val="none" w:sz="0" w:space="0" w:color="auto"/>
        <w:bottom w:val="none" w:sz="0" w:space="0" w:color="auto"/>
        <w:right w:val="none" w:sz="0" w:space="0" w:color="auto"/>
      </w:divBdr>
    </w:div>
    <w:div w:id="764229176">
      <w:bodyDiv w:val="1"/>
      <w:marLeft w:val="0"/>
      <w:marRight w:val="0"/>
      <w:marTop w:val="0"/>
      <w:marBottom w:val="0"/>
      <w:divBdr>
        <w:top w:val="none" w:sz="0" w:space="0" w:color="auto"/>
        <w:left w:val="none" w:sz="0" w:space="0" w:color="auto"/>
        <w:bottom w:val="none" w:sz="0" w:space="0" w:color="auto"/>
        <w:right w:val="none" w:sz="0" w:space="0" w:color="auto"/>
      </w:divBdr>
    </w:div>
    <w:div w:id="766541411">
      <w:bodyDiv w:val="1"/>
      <w:marLeft w:val="0"/>
      <w:marRight w:val="0"/>
      <w:marTop w:val="0"/>
      <w:marBottom w:val="0"/>
      <w:divBdr>
        <w:top w:val="none" w:sz="0" w:space="0" w:color="auto"/>
        <w:left w:val="none" w:sz="0" w:space="0" w:color="auto"/>
        <w:bottom w:val="none" w:sz="0" w:space="0" w:color="auto"/>
        <w:right w:val="none" w:sz="0" w:space="0" w:color="auto"/>
      </w:divBdr>
    </w:div>
    <w:div w:id="774445209">
      <w:bodyDiv w:val="1"/>
      <w:marLeft w:val="0"/>
      <w:marRight w:val="0"/>
      <w:marTop w:val="0"/>
      <w:marBottom w:val="0"/>
      <w:divBdr>
        <w:top w:val="none" w:sz="0" w:space="0" w:color="auto"/>
        <w:left w:val="none" w:sz="0" w:space="0" w:color="auto"/>
        <w:bottom w:val="none" w:sz="0" w:space="0" w:color="auto"/>
        <w:right w:val="none" w:sz="0" w:space="0" w:color="auto"/>
      </w:divBdr>
    </w:div>
    <w:div w:id="782502678">
      <w:bodyDiv w:val="1"/>
      <w:marLeft w:val="0"/>
      <w:marRight w:val="0"/>
      <w:marTop w:val="0"/>
      <w:marBottom w:val="0"/>
      <w:divBdr>
        <w:top w:val="none" w:sz="0" w:space="0" w:color="auto"/>
        <w:left w:val="none" w:sz="0" w:space="0" w:color="auto"/>
        <w:bottom w:val="none" w:sz="0" w:space="0" w:color="auto"/>
        <w:right w:val="none" w:sz="0" w:space="0" w:color="auto"/>
      </w:divBdr>
    </w:div>
    <w:div w:id="782576804">
      <w:bodyDiv w:val="1"/>
      <w:marLeft w:val="0"/>
      <w:marRight w:val="0"/>
      <w:marTop w:val="0"/>
      <w:marBottom w:val="0"/>
      <w:divBdr>
        <w:top w:val="none" w:sz="0" w:space="0" w:color="auto"/>
        <w:left w:val="none" w:sz="0" w:space="0" w:color="auto"/>
        <w:bottom w:val="none" w:sz="0" w:space="0" w:color="auto"/>
        <w:right w:val="none" w:sz="0" w:space="0" w:color="auto"/>
      </w:divBdr>
    </w:div>
    <w:div w:id="783305937">
      <w:bodyDiv w:val="1"/>
      <w:marLeft w:val="0"/>
      <w:marRight w:val="0"/>
      <w:marTop w:val="0"/>
      <w:marBottom w:val="0"/>
      <w:divBdr>
        <w:top w:val="none" w:sz="0" w:space="0" w:color="auto"/>
        <w:left w:val="none" w:sz="0" w:space="0" w:color="auto"/>
        <w:bottom w:val="none" w:sz="0" w:space="0" w:color="auto"/>
        <w:right w:val="none" w:sz="0" w:space="0" w:color="auto"/>
      </w:divBdr>
    </w:div>
    <w:div w:id="785202630">
      <w:bodyDiv w:val="1"/>
      <w:marLeft w:val="0"/>
      <w:marRight w:val="0"/>
      <w:marTop w:val="0"/>
      <w:marBottom w:val="0"/>
      <w:divBdr>
        <w:top w:val="none" w:sz="0" w:space="0" w:color="auto"/>
        <w:left w:val="none" w:sz="0" w:space="0" w:color="auto"/>
        <w:bottom w:val="none" w:sz="0" w:space="0" w:color="auto"/>
        <w:right w:val="none" w:sz="0" w:space="0" w:color="auto"/>
      </w:divBdr>
    </w:div>
    <w:div w:id="788284867">
      <w:bodyDiv w:val="1"/>
      <w:marLeft w:val="0"/>
      <w:marRight w:val="0"/>
      <w:marTop w:val="0"/>
      <w:marBottom w:val="0"/>
      <w:divBdr>
        <w:top w:val="none" w:sz="0" w:space="0" w:color="auto"/>
        <w:left w:val="none" w:sz="0" w:space="0" w:color="auto"/>
        <w:bottom w:val="none" w:sz="0" w:space="0" w:color="auto"/>
        <w:right w:val="none" w:sz="0" w:space="0" w:color="auto"/>
      </w:divBdr>
    </w:div>
    <w:div w:id="789737726">
      <w:bodyDiv w:val="1"/>
      <w:marLeft w:val="0"/>
      <w:marRight w:val="0"/>
      <w:marTop w:val="0"/>
      <w:marBottom w:val="0"/>
      <w:divBdr>
        <w:top w:val="none" w:sz="0" w:space="0" w:color="auto"/>
        <w:left w:val="none" w:sz="0" w:space="0" w:color="auto"/>
        <w:bottom w:val="none" w:sz="0" w:space="0" w:color="auto"/>
        <w:right w:val="none" w:sz="0" w:space="0" w:color="auto"/>
      </w:divBdr>
    </w:div>
    <w:div w:id="798380914">
      <w:bodyDiv w:val="1"/>
      <w:marLeft w:val="0"/>
      <w:marRight w:val="0"/>
      <w:marTop w:val="0"/>
      <w:marBottom w:val="0"/>
      <w:divBdr>
        <w:top w:val="none" w:sz="0" w:space="0" w:color="auto"/>
        <w:left w:val="none" w:sz="0" w:space="0" w:color="auto"/>
        <w:bottom w:val="none" w:sz="0" w:space="0" w:color="auto"/>
        <w:right w:val="none" w:sz="0" w:space="0" w:color="auto"/>
      </w:divBdr>
    </w:div>
    <w:div w:id="802044315">
      <w:bodyDiv w:val="1"/>
      <w:marLeft w:val="0"/>
      <w:marRight w:val="0"/>
      <w:marTop w:val="0"/>
      <w:marBottom w:val="0"/>
      <w:divBdr>
        <w:top w:val="none" w:sz="0" w:space="0" w:color="auto"/>
        <w:left w:val="none" w:sz="0" w:space="0" w:color="auto"/>
        <w:bottom w:val="none" w:sz="0" w:space="0" w:color="auto"/>
        <w:right w:val="none" w:sz="0" w:space="0" w:color="auto"/>
      </w:divBdr>
    </w:div>
    <w:div w:id="804858608">
      <w:bodyDiv w:val="1"/>
      <w:marLeft w:val="0"/>
      <w:marRight w:val="0"/>
      <w:marTop w:val="0"/>
      <w:marBottom w:val="0"/>
      <w:divBdr>
        <w:top w:val="none" w:sz="0" w:space="0" w:color="auto"/>
        <w:left w:val="none" w:sz="0" w:space="0" w:color="auto"/>
        <w:bottom w:val="none" w:sz="0" w:space="0" w:color="auto"/>
        <w:right w:val="none" w:sz="0" w:space="0" w:color="auto"/>
      </w:divBdr>
    </w:div>
    <w:div w:id="810054836">
      <w:bodyDiv w:val="1"/>
      <w:marLeft w:val="0"/>
      <w:marRight w:val="0"/>
      <w:marTop w:val="0"/>
      <w:marBottom w:val="0"/>
      <w:divBdr>
        <w:top w:val="none" w:sz="0" w:space="0" w:color="auto"/>
        <w:left w:val="none" w:sz="0" w:space="0" w:color="auto"/>
        <w:bottom w:val="none" w:sz="0" w:space="0" w:color="auto"/>
        <w:right w:val="none" w:sz="0" w:space="0" w:color="auto"/>
      </w:divBdr>
    </w:div>
    <w:div w:id="812677492">
      <w:bodyDiv w:val="1"/>
      <w:marLeft w:val="0"/>
      <w:marRight w:val="0"/>
      <w:marTop w:val="0"/>
      <w:marBottom w:val="0"/>
      <w:divBdr>
        <w:top w:val="none" w:sz="0" w:space="0" w:color="auto"/>
        <w:left w:val="none" w:sz="0" w:space="0" w:color="auto"/>
        <w:bottom w:val="none" w:sz="0" w:space="0" w:color="auto"/>
        <w:right w:val="none" w:sz="0" w:space="0" w:color="auto"/>
      </w:divBdr>
    </w:div>
    <w:div w:id="818883791">
      <w:bodyDiv w:val="1"/>
      <w:marLeft w:val="0"/>
      <w:marRight w:val="0"/>
      <w:marTop w:val="0"/>
      <w:marBottom w:val="0"/>
      <w:divBdr>
        <w:top w:val="none" w:sz="0" w:space="0" w:color="auto"/>
        <w:left w:val="none" w:sz="0" w:space="0" w:color="auto"/>
        <w:bottom w:val="none" w:sz="0" w:space="0" w:color="auto"/>
        <w:right w:val="none" w:sz="0" w:space="0" w:color="auto"/>
      </w:divBdr>
    </w:div>
    <w:div w:id="824321887">
      <w:bodyDiv w:val="1"/>
      <w:marLeft w:val="0"/>
      <w:marRight w:val="0"/>
      <w:marTop w:val="0"/>
      <w:marBottom w:val="0"/>
      <w:divBdr>
        <w:top w:val="none" w:sz="0" w:space="0" w:color="auto"/>
        <w:left w:val="none" w:sz="0" w:space="0" w:color="auto"/>
        <w:bottom w:val="none" w:sz="0" w:space="0" w:color="auto"/>
        <w:right w:val="none" w:sz="0" w:space="0" w:color="auto"/>
      </w:divBdr>
    </w:div>
    <w:div w:id="832641437">
      <w:bodyDiv w:val="1"/>
      <w:marLeft w:val="0"/>
      <w:marRight w:val="0"/>
      <w:marTop w:val="0"/>
      <w:marBottom w:val="0"/>
      <w:divBdr>
        <w:top w:val="none" w:sz="0" w:space="0" w:color="auto"/>
        <w:left w:val="none" w:sz="0" w:space="0" w:color="auto"/>
        <w:bottom w:val="none" w:sz="0" w:space="0" w:color="auto"/>
        <w:right w:val="none" w:sz="0" w:space="0" w:color="auto"/>
      </w:divBdr>
    </w:div>
    <w:div w:id="834995998">
      <w:bodyDiv w:val="1"/>
      <w:marLeft w:val="0"/>
      <w:marRight w:val="0"/>
      <w:marTop w:val="0"/>
      <w:marBottom w:val="0"/>
      <w:divBdr>
        <w:top w:val="none" w:sz="0" w:space="0" w:color="auto"/>
        <w:left w:val="none" w:sz="0" w:space="0" w:color="auto"/>
        <w:bottom w:val="none" w:sz="0" w:space="0" w:color="auto"/>
        <w:right w:val="none" w:sz="0" w:space="0" w:color="auto"/>
      </w:divBdr>
    </w:div>
    <w:div w:id="836919282">
      <w:bodyDiv w:val="1"/>
      <w:marLeft w:val="0"/>
      <w:marRight w:val="0"/>
      <w:marTop w:val="0"/>
      <w:marBottom w:val="0"/>
      <w:divBdr>
        <w:top w:val="none" w:sz="0" w:space="0" w:color="auto"/>
        <w:left w:val="none" w:sz="0" w:space="0" w:color="auto"/>
        <w:bottom w:val="none" w:sz="0" w:space="0" w:color="auto"/>
        <w:right w:val="none" w:sz="0" w:space="0" w:color="auto"/>
      </w:divBdr>
    </w:div>
    <w:div w:id="836925712">
      <w:bodyDiv w:val="1"/>
      <w:marLeft w:val="0"/>
      <w:marRight w:val="0"/>
      <w:marTop w:val="0"/>
      <w:marBottom w:val="0"/>
      <w:divBdr>
        <w:top w:val="none" w:sz="0" w:space="0" w:color="auto"/>
        <w:left w:val="none" w:sz="0" w:space="0" w:color="auto"/>
        <w:bottom w:val="none" w:sz="0" w:space="0" w:color="auto"/>
        <w:right w:val="none" w:sz="0" w:space="0" w:color="auto"/>
      </w:divBdr>
    </w:div>
    <w:div w:id="838354024">
      <w:bodyDiv w:val="1"/>
      <w:marLeft w:val="0"/>
      <w:marRight w:val="0"/>
      <w:marTop w:val="0"/>
      <w:marBottom w:val="0"/>
      <w:divBdr>
        <w:top w:val="none" w:sz="0" w:space="0" w:color="auto"/>
        <w:left w:val="none" w:sz="0" w:space="0" w:color="auto"/>
        <w:bottom w:val="none" w:sz="0" w:space="0" w:color="auto"/>
        <w:right w:val="none" w:sz="0" w:space="0" w:color="auto"/>
      </w:divBdr>
    </w:div>
    <w:div w:id="850802762">
      <w:bodyDiv w:val="1"/>
      <w:marLeft w:val="0"/>
      <w:marRight w:val="0"/>
      <w:marTop w:val="0"/>
      <w:marBottom w:val="0"/>
      <w:divBdr>
        <w:top w:val="none" w:sz="0" w:space="0" w:color="auto"/>
        <w:left w:val="none" w:sz="0" w:space="0" w:color="auto"/>
        <w:bottom w:val="none" w:sz="0" w:space="0" w:color="auto"/>
        <w:right w:val="none" w:sz="0" w:space="0" w:color="auto"/>
      </w:divBdr>
    </w:div>
    <w:div w:id="854417196">
      <w:bodyDiv w:val="1"/>
      <w:marLeft w:val="0"/>
      <w:marRight w:val="0"/>
      <w:marTop w:val="0"/>
      <w:marBottom w:val="0"/>
      <w:divBdr>
        <w:top w:val="none" w:sz="0" w:space="0" w:color="auto"/>
        <w:left w:val="none" w:sz="0" w:space="0" w:color="auto"/>
        <w:bottom w:val="none" w:sz="0" w:space="0" w:color="auto"/>
        <w:right w:val="none" w:sz="0" w:space="0" w:color="auto"/>
      </w:divBdr>
    </w:div>
    <w:div w:id="866138561">
      <w:bodyDiv w:val="1"/>
      <w:marLeft w:val="0"/>
      <w:marRight w:val="0"/>
      <w:marTop w:val="0"/>
      <w:marBottom w:val="0"/>
      <w:divBdr>
        <w:top w:val="none" w:sz="0" w:space="0" w:color="auto"/>
        <w:left w:val="none" w:sz="0" w:space="0" w:color="auto"/>
        <w:bottom w:val="none" w:sz="0" w:space="0" w:color="auto"/>
        <w:right w:val="none" w:sz="0" w:space="0" w:color="auto"/>
      </w:divBdr>
    </w:div>
    <w:div w:id="869532473">
      <w:bodyDiv w:val="1"/>
      <w:marLeft w:val="0"/>
      <w:marRight w:val="0"/>
      <w:marTop w:val="0"/>
      <w:marBottom w:val="0"/>
      <w:divBdr>
        <w:top w:val="none" w:sz="0" w:space="0" w:color="auto"/>
        <w:left w:val="none" w:sz="0" w:space="0" w:color="auto"/>
        <w:bottom w:val="none" w:sz="0" w:space="0" w:color="auto"/>
        <w:right w:val="none" w:sz="0" w:space="0" w:color="auto"/>
      </w:divBdr>
    </w:div>
    <w:div w:id="872158502">
      <w:bodyDiv w:val="1"/>
      <w:marLeft w:val="0"/>
      <w:marRight w:val="0"/>
      <w:marTop w:val="0"/>
      <w:marBottom w:val="0"/>
      <w:divBdr>
        <w:top w:val="none" w:sz="0" w:space="0" w:color="auto"/>
        <w:left w:val="none" w:sz="0" w:space="0" w:color="auto"/>
        <w:bottom w:val="none" w:sz="0" w:space="0" w:color="auto"/>
        <w:right w:val="none" w:sz="0" w:space="0" w:color="auto"/>
      </w:divBdr>
    </w:div>
    <w:div w:id="877939345">
      <w:bodyDiv w:val="1"/>
      <w:marLeft w:val="0"/>
      <w:marRight w:val="0"/>
      <w:marTop w:val="0"/>
      <w:marBottom w:val="0"/>
      <w:divBdr>
        <w:top w:val="none" w:sz="0" w:space="0" w:color="auto"/>
        <w:left w:val="none" w:sz="0" w:space="0" w:color="auto"/>
        <w:bottom w:val="none" w:sz="0" w:space="0" w:color="auto"/>
        <w:right w:val="none" w:sz="0" w:space="0" w:color="auto"/>
      </w:divBdr>
    </w:div>
    <w:div w:id="879367522">
      <w:bodyDiv w:val="1"/>
      <w:marLeft w:val="0"/>
      <w:marRight w:val="0"/>
      <w:marTop w:val="0"/>
      <w:marBottom w:val="0"/>
      <w:divBdr>
        <w:top w:val="none" w:sz="0" w:space="0" w:color="auto"/>
        <w:left w:val="none" w:sz="0" w:space="0" w:color="auto"/>
        <w:bottom w:val="none" w:sz="0" w:space="0" w:color="auto"/>
        <w:right w:val="none" w:sz="0" w:space="0" w:color="auto"/>
      </w:divBdr>
    </w:div>
    <w:div w:id="881480843">
      <w:bodyDiv w:val="1"/>
      <w:marLeft w:val="0"/>
      <w:marRight w:val="0"/>
      <w:marTop w:val="0"/>
      <w:marBottom w:val="0"/>
      <w:divBdr>
        <w:top w:val="none" w:sz="0" w:space="0" w:color="auto"/>
        <w:left w:val="none" w:sz="0" w:space="0" w:color="auto"/>
        <w:bottom w:val="none" w:sz="0" w:space="0" w:color="auto"/>
        <w:right w:val="none" w:sz="0" w:space="0" w:color="auto"/>
      </w:divBdr>
    </w:div>
    <w:div w:id="882837067">
      <w:bodyDiv w:val="1"/>
      <w:marLeft w:val="0"/>
      <w:marRight w:val="0"/>
      <w:marTop w:val="0"/>
      <w:marBottom w:val="0"/>
      <w:divBdr>
        <w:top w:val="none" w:sz="0" w:space="0" w:color="auto"/>
        <w:left w:val="none" w:sz="0" w:space="0" w:color="auto"/>
        <w:bottom w:val="none" w:sz="0" w:space="0" w:color="auto"/>
        <w:right w:val="none" w:sz="0" w:space="0" w:color="auto"/>
      </w:divBdr>
    </w:div>
    <w:div w:id="887455514">
      <w:bodyDiv w:val="1"/>
      <w:marLeft w:val="0"/>
      <w:marRight w:val="0"/>
      <w:marTop w:val="0"/>
      <w:marBottom w:val="0"/>
      <w:divBdr>
        <w:top w:val="none" w:sz="0" w:space="0" w:color="auto"/>
        <w:left w:val="none" w:sz="0" w:space="0" w:color="auto"/>
        <w:bottom w:val="none" w:sz="0" w:space="0" w:color="auto"/>
        <w:right w:val="none" w:sz="0" w:space="0" w:color="auto"/>
      </w:divBdr>
    </w:div>
    <w:div w:id="887717382">
      <w:bodyDiv w:val="1"/>
      <w:marLeft w:val="0"/>
      <w:marRight w:val="0"/>
      <w:marTop w:val="0"/>
      <w:marBottom w:val="0"/>
      <w:divBdr>
        <w:top w:val="none" w:sz="0" w:space="0" w:color="auto"/>
        <w:left w:val="none" w:sz="0" w:space="0" w:color="auto"/>
        <w:bottom w:val="none" w:sz="0" w:space="0" w:color="auto"/>
        <w:right w:val="none" w:sz="0" w:space="0" w:color="auto"/>
      </w:divBdr>
    </w:div>
    <w:div w:id="890844748">
      <w:bodyDiv w:val="1"/>
      <w:marLeft w:val="0"/>
      <w:marRight w:val="0"/>
      <w:marTop w:val="0"/>
      <w:marBottom w:val="0"/>
      <w:divBdr>
        <w:top w:val="none" w:sz="0" w:space="0" w:color="auto"/>
        <w:left w:val="none" w:sz="0" w:space="0" w:color="auto"/>
        <w:bottom w:val="none" w:sz="0" w:space="0" w:color="auto"/>
        <w:right w:val="none" w:sz="0" w:space="0" w:color="auto"/>
      </w:divBdr>
    </w:div>
    <w:div w:id="895432926">
      <w:bodyDiv w:val="1"/>
      <w:marLeft w:val="0"/>
      <w:marRight w:val="0"/>
      <w:marTop w:val="0"/>
      <w:marBottom w:val="0"/>
      <w:divBdr>
        <w:top w:val="none" w:sz="0" w:space="0" w:color="auto"/>
        <w:left w:val="none" w:sz="0" w:space="0" w:color="auto"/>
        <w:bottom w:val="none" w:sz="0" w:space="0" w:color="auto"/>
        <w:right w:val="none" w:sz="0" w:space="0" w:color="auto"/>
      </w:divBdr>
    </w:div>
    <w:div w:id="895817736">
      <w:bodyDiv w:val="1"/>
      <w:marLeft w:val="0"/>
      <w:marRight w:val="0"/>
      <w:marTop w:val="0"/>
      <w:marBottom w:val="0"/>
      <w:divBdr>
        <w:top w:val="none" w:sz="0" w:space="0" w:color="auto"/>
        <w:left w:val="none" w:sz="0" w:space="0" w:color="auto"/>
        <w:bottom w:val="none" w:sz="0" w:space="0" w:color="auto"/>
        <w:right w:val="none" w:sz="0" w:space="0" w:color="auto"/>
      </w:divBdr>
    </w:div>
    <w:div w:id="895899606">
      <w:bodyDiv w:val="1"/>
      <w:marLeft w:val="0"/>
      <w:marRight w:val="0"/>
      <w:marTop w:val="0"/>
      <w:marBottom w:val="0"/>
      <w:divBdr>
        <w:top w:val="none" w:sz="0" w:space="0" w:color="auto"/>
        <w:left w:val="none" w:sz="0" w:space="0" w:color="auto"/>
        <w:bottom w:val="none" w:sz="0" w:space="0" w:color="auto"/>
        <w:right w:val="none" w:sz="0" w:space="0" w:color="auto"/>
      </w:divBdr>
    </w:div>
    <w:div w:id="903949685">
      <w:bodyDiv w:val="1"/>
      <w:marLeft w:val="0"/>
      <w:marRight w:val="0"/>
      <w:marTop w:val="0"/>
      <w:marBottom w:val="0"/>
      <w:divBdr>
        <w:top w:val="none" w:sz="0" w:space="0" w:color="auto"/>
        <w:left w:val="none" w:sz="0" w:space="0" w:color="auto"/>
        <w:bottom w:val="none" w:sz="0" w:space="0" w:color="auto"/>
        <w:right w:val="none" w:sz="0" w:space="0" w:color="auto"/>
      </w:divBdr>
    </w:div>
    <w:div w:id="904219667">
      <w:bodyDiv w:val="1"/>
      <w:marLeft w:val="0"/>
      <w:marRight w:val="0"/>
      <w:marTop w:val="0"/>
      <w:marBottom w:val="0"/>
      <w:divBdr>
        <w:top w:val="none" w:sz="0" w:space="0" w:color="auto"/>
        <w:left w:val="none" w:sz="0" w:space="0" w:color="auto"/>
        <w:bottom w:val="none" w:sz="0" w:space="0" w:color="auto"/>
        <w:right w:val="none" w:sz="0" w:space="0" w:color="auto"/>
      </w:divBdr>
    </w:div>
    <w:div w:id="907616358">
      <w:bodyDiv w:val="1"/>
      <w:marLeft w:val="0"/>
      <w:marRight w:val="0"/>
      <w:marTop w:val="0"/>
      <w:marBottom w:val="0"/>
      <w:divBdr>
        <w:top w:val="none" w:sz="0" w:space="0" w:color="auto"/>
        <w:left w:val="none" w:sz="0" w:space="0" w:color="auto"/>
        <w:bottom w:val="none" w:sz="0" w:space="0" w:color="auto"/>
        <w:right w:val="none" w:sz="0" w:space="0" w:color="auto"/>
      </w:divBdr>
    </w:div>
    <w:div w:id="911623752">
      <w:bodyDiv w:val="1"/>
      <w:marLeft w:val="0"/>
      <w:marRight w:val="0"/>
      <w:marTop w:val="0"/>
      <w:marBottom w:val="0"/>
      <w:divBdr>
        <w:top w:val="none" w:sz="0" w:space="0" w:color="auto"/>
        <w:left w:val="none" w:sz="0" w:space="0" w:color="auto"/>
        <w:bottom w:val="none" w:sz="0" w:space="0" w:color="auto"/>
        <w:right w:val="none" w:sz="0" w:space="0" w:color="auto"/>
      </w:divBdr>
    </w:div>
    <w:div w:id="915282709">
      <w:bodyDiv w:val="1"/>
      <w:marLeft w:val="0"/>
      <w:marRight w:val="0"/>
      <w:marTop w:val="0"/>
      <w:marBottom w:val="0"/>
      <w:divBdr>
        <w:top w:val="none" w:sz="0" w:space="0" w:color="auto"/>
        <w:left w:val="none" w:sz="0" w:space="0" w:color="auto"/>
        <w:bottom w:val="none" w:sz="0" w:space="0" w:color="auto"/>
        <w:right w:val="none" w:sz="0" w:space="0" w:color="auto"/>
      </w:divBdr>
    </w:div>
    <w:div w:id="916399819">
      <w:bodyDiv w:val="1"/>
      <w:marLeft w:val="0"/>
      <w:marRight w:val="0"/>
      <w:marTop w:val="0"/>
      <w:marBottom w:val="0"/>
      <w:divBdr>
        <w:top w:val="none" w:sz="0" w:space="0" w:color="auto"/>
        <w:left w:val="none" w:sz="0" w:space="0" w:color="auto"/>
        <w:bottom w:val="none" w:sz="0" w:space="0" w:color="auto"/>
        <w:right w:val="none" w:sz="0" w:space="0" w:color="auto"/>
      </w:divBdr>
    </w:div>
    <w:div w:id="928544135">
      <w:bodyDiv w:val="1"/>
      <w:marLeft w:val="0"/>
      <w:marRight w:val="0"/>
      <w:marTop w:val="0"/>
      <w:marBottom w:val="0"/>
      <w:divBdr>
        <w:top w:val="none" w:sz="0" w:space="0" w:color="auto"/>
        <w:left w:val="none" w:sz="0" w:space="0" w:color="auto"/>
        <w:bottom w:val="none" w:sz="0" w:space="0" w:color="auto"/>
        <w:right w:val="none" w:sz="0" w:space="0" w:color="auto"/>
      </w:divBdr>
    </w:div>
    <w:div w:id="931091289">
      <w:bodyDiv w:val="1"/>
      <w:marLeft w:val="0"/>
      <w:marRight w:val="0"/>
      <w:marTop w:val="0"/>
      <w:marBottom w:val="0"/>
      <w:divBdr>
        <w:top w:val="none" w:sz="0" w:space="0" w:color="auto"/>
        <w:left w:val="none" w:sz="0" w:space="0" w:color="auto"/>
        <w:bottom w:val="none" w:sz="0" w:space="0" w:color="auto"/>
        <w:right w:val="none" w:sz="0" w:space="0" w:color="auto"/>
      </w:divBdr>
    </w:div>
    <w:div w:id="932514815">
      <w:bodyDiv w:val="1"/>
      <w:marLeft w:val="0"/>
      <w:marRight w:val="0"/>
      <w:marTop w:val="0"/>
      <w:marBottom w:val="0"/>
      <w:divBdr>
        <w:top w:val="none" w:sz="0" w:space="0" w:color="auto"/>
        <w:left w:val="none" w:sz="0" w:space="0" w:color="auto"/>
        <w:bottom w:val="none" w:sz="0" w:space="0" w:color="auto"/>
        <w:right w:val="none" w:sz="0" w:space="0" w:color="auto"/>
      </w:divBdr>
    </w:div>
    <w:div w:id="934558832">
      <w:bodyDiv w:val="1"/>
      <w:marLeft w:val="0"/>
      <w:marRight w:val="0"/>
      <w:marTop w:val="0"/>
      <w:marBottom w:val="0"/>
      <w:divBdr>
        <w:top w:val="none" w:sz="0" w:space="0" w:color="auto"/>
        <w:left w:val="none" w:sz="0" w:space="0" w:color="auto"/>
        <w:bottom w:val="none" w:sz="0" w:space="0" w:color="auto"/>
        <w:right w:val="none" w:sz="0" w:space="0" w:color="auto"/>
      </w:divBdr>
    </w:div>
    <w:div w:id="944458948">
      <w:bodyDiv w:val="1"/>
      <w:marLeft w:val="0"/>
      <w:marRight w:val="0"/>
      <w:marTop w:val="0"/>
      <w:marBottom w:val="0"/>
      <w:divBdr>
        <w:top w:val="none" w:sz="0" w:space="0" w:color="auto"/>
        <w:left w:val="none" w:sz="0" w:space="0" w:color="auto"/>
        <w:bottom w:val="none" w:sz="0" w:space="0" w:color="auto"/>
        <w:right w:val="none" w:sz="0" w:space="0" w:color="auto"/>
      </w:divBdr>
    </w:div>
    <w:div w:id="947158589">
      <w:bodyDiv w:val="1"/>
      <w:marLeft w:val="0"/>
      <w:marRight w:val="0"/>
      <w:marTop w:val="0"/>
      <w:marBottom w:val="0"/>
      <w:divBdr>
        <w:top w:val="none" w:sz="0" w:space="0" w:color="auto"/>
        <w:left w:val="none" w:sz="0" w:space="0" w:color="auto"/>
        <w:bottom w:val="none" w:sz="0" w:space="0" w:color="auto"/>
        <w:right w:val="none" w:sz="0" w:space="0" w:color="auto"/>
      </w:divBdr>
    </w:div>
    <w:div w:id="950622689">
      <w:bodyDiv w:val="1"/>
      <w:marLeft w:val="0"/>
      <w:marRight w:val="0"/>
      <w:marTop w:val="0"/>
      <w:marBottom w:val="0"/>
      <w:divBdr>
        <w:top w:val="none" w:sz="0" w:space="0" w:color="auto"/>
        <w:left w:val="none" w:sz="0" w:space="0" w:color="auto"/>
        <w:bottom w:val="none" w:sz="0" w:space="0" w:color="auto"/>
        <w:right w:val="none" w:sz="0" w:space="0" w:color="auto"/>
      </w:divBdr>
    </w:div>
    <w:div w:id="950943042">
      <w:bodyDiv w:val="1"/>
      <w:marLeft w:val="0"/>
      <w:marRight w:val="0"/>
      <w:marTop w:val="0"/>
      <w:marBottom w:val="0"/>
      <w:divBdr>
        <w:top w:val="none" w:sz="0" w:space="0" w:color="auto"/>
        <w:left w:val="none" w:sz="0" w:space="0" w:color="auto"/>
        <w:bottom w:val="none" w:sz="0" w:space="0" w:color="auto"/>
        <w:right w:val="none" w:sz="0" w:space="0" w:color="auto"/>
      </w:divBdr>
    </w:div>
    <w:div w:id="953633904">
      <w:bodyDiv w:val="1"/>
      <w:marLeft w:val="0"/>
      <w:marRight w:val="0"/>
      <w:marTop w:val="0"/>
      <w:marBottom w:val="0"/>
      <w:divBdr>
        <w:top w:val="none" w:sz="0" w:space="0" w:color="auto"/>
        <w:left w:val="none" w:sz="0" w:space="0" w:color="auto"/>
        <w:bottom w:val="none" w:sz="0" w:space="0" w:color="auto"/>
        <w:right w:val="none" w:sz="0" w:space="0" w:color="auto"/>
      </w:divBdr>
    </w:div>
    <w:div w:id="960383045">
      <w:bodyDiv w:val="1"/>
      <w:marLeft w:val="0"/>
      <w:marRight w:val="0"/>
      <w:marTop w:val="0"/>
      <w:marBottom w:val="0"/>
      <w:divBdr>
        <w:top w:val="none" w:sz="0" w:space="0" w:color="auto"/>
        <w:left w:val="none" w:sz="0" w:space="0" w:color="auto"/>
        <w:bottom w:val="none" w:sz="0" w:space="0" w:color="auto"/>
        <w:right w:val="none" w:sz="0" w:space="0" w:color="auto"/>
      </w:divBdr>
    </w:div>
    <w:div w:id="969942243">
      <w:bodyDiv w:val="1"/>
      <w:marLeft w:val="0"/>
      <w:marRight w:val="0"/>
      <w:marTop w:val="0"/>
      <w:marBottom w:val="0"/>
      <w:divBdr>
        <w:top w:val="none" w:sz="0" w:space="0" w:color="auto"/>
        <w:left w:val="none" w:sz="0" w:space="0" w:color="auto"/>
        <w:bottom w:val="none" w:sz="0" w:space="0" w:color="auto"/>
        <w:right w:val="none" w:sz="0" w:space="0" w:color="auto"/>
      </w:divBdr>
    </w:div>
    <w:div w:id="971137102">
      <w:bodyDiv w:val="1"/>
      <w:marLeft w:val="0"/>
      <w:marRight w:val="0"/>
      <w:marTop w:val="0"/>
      <w:marBottom w:val="0"/>
      <w:divBdr>
        <w:top w:val="none" w:sz="0" w:space="0" w:color="auto"/>
        <w:left w:val="none" w:sz="0" w:space="0" w:color="auto"/>
        <w:bottom w:val="none" w:sz="0" w:space="0" w:color="auto"/>
        <w:right w:val="none" w:sz="0" w:space="0" w:color="auto"/>
      </w:divBdr>
    </w:div>
    <w:div w:id="973095474">
      <w:bodyDiv w:val="1"/>
      <w:marLeft w:val="0"/>
      <w:marRight w:val="0"/>
      <w:marTop w:val="0"/>
      <w:marBottom w:val="0"/>
      <w:divBdr>
        <w:top w:val="none" w:sz="0" w:space="0" w:color="auto"/>
        <w:left w:val="none" w:sz="0" w:space="0" w:color="auto"/>
        <w:bottom w:val="none" w:sz="0" w:space="0" w:color="auto"/>
        <w:right w:val="none" w:sz="0" w:space="0" w:color="auto"/>
      </w:divBdr>
    </w:div>
    <w:div w:id="974918507">
      <w:bodyDiv w:val="1"/>
      <w:marLeft w:val="0"/>
      <w:marRight w:val="0"/>
      <w:marTop w:val="0"/>
      <w:marBottom w:val="0"/>
      <w:divBdr>
        <w:top w:val="none" w:sz="0" w:space="0" w:color="auto"/>
        <w:left w:val="none" w:sz="0" w:space="0" w:color="auto"/>
        <w:bottom w:val="none" w:sz="0" w:space="0" w:color="auto"/>
        <w:right w:val="none" w:sz="0" w:space="0" w:color="auto"/>
      </w:divBdr>
    </w:div>
    <w:div w:id="978413069">
      <w:bodyDiv w:val="1"/>
      <w:marLeft w:val="0"/>
      <w:marRight w:val="0"/>
      <w:marTop w:val="0"/>
      <w:marBottom w:val="0"/>
      <w:divBdr>
        <w:top w:val="none" w:sz="0" w:space="0" w:color="auto"/>
        <w:left w:val="none" w:sz="0" w:space="0" w:color="auto"/>
        <w:bottom w:val="none" w:sz="0" w:space="0" w:color="auto"/>
        <w:right w:val="none" w:sz="0" w:space="0" w:color="auto"/>
      </w:divBdr>
    </w:div>
    <w:div w:id="978918240">
      <w:bodyDiv w:val="1"/>
      <w:marLeft w:val="0"/>
      <w:marRight w:val="0"/>
      <w:marTop w:val="0"/>
      <w:marBottom w:val="0"/>
      <w:divBdr>
        <w:top w:val="none" w:sz="0" w:space="0" w:color="auto"/>
        <w:left w:val="none" w:sz="0" w:space="0" w:color="auto"/>
        <w:bottom w:val="none" w:sz="0" w:space="0" w:color="auto"/>
        <w:right w:val="none" w:sz="0" w:space="0" w:color="auto"/>
      </w:divBdr>
    </w:div>
    <w:div w:id="979386093">
      <w:bodyDiv w:val="1"/>
      <w:marLeft w:val="0"/>
      <w:marRight w:val="0"/>
      <w:marTop w:val="0"/>
      <w:marBottom w:val="0"/>
      <w:divBdr>
        <w:top w:val="none" w:sz="0" w:space="0" w:color="auto"/>
        <w:left w:val="none" w:sz="0" w:space="0" w:color="auto"/>
        <w:bottom w:val="none" w:sz="0" w:space="0" w:color="auto"/>
        <w:right w:val="none" w:sz="0" w:space="0" w:color="auto"/>
      </w:divBdr>
    </w:div>
    <w:div w:id="980502562">
      <w:bodyDiv w:val="1"/>
      <w:marLeft w:val="0"/>
      <w:marRight w:val="0"/>
      <w:marTop w:val="0"/>
      <w:marBottom w:val="0"/>
      <w:divBdr>
        <w:top w:val="none" w:sz="0" w:space="0" w:color="auto"/>
        <w:left w:val="none" w:sz="0" w:space="0" w:color="auto"/>
        <w:bottom w:val="none" w:sz="0" w:space="0" w:color="auto"/>
        <w:right w:val="none" w:sz="0" w:space="0" w:color="auto"/>
      </w:divBdr>
    </w:div>
    <w:div w:id="993029909">
      <w:bodyDiv w:val="1"/>
      <w:marLeft w:val="0"/>
      <w:marRight w:val="0"/>
      <w:marTop w:val="0"/>
      <w:marBottom w:val="0"/>
      <w:divBdr>
        <w:top w:val="none" w:sz="0" w:space="0" w:color="auto"/>
        <w:left w:val="none" w:sz="0" w:space="0" w:color="auto"/>
        <w:bottom w:val="none" w:sz="0" w:space="0" w:color="auto"/>
        <w:right w:val="none" w:sz="0" w:space="0" w:color="auto"/>
      </w:divBdr>
    </w:div>
    <w:div w:id="996493622">
      <w:bodyDiv w:val="1"/>
      <w:marLeft w:val="0"/>
      <w:marRight w:val="0"/>
      <w:marTop w:val="0"/>
      <w:marBottom w:val="0"/>
      <w:divBdr>
        <w:top w:val="none" w:sz="0" w:space="0" w:color="auto"/>
        <w:left w:val="none" w:sz="0" w:space="0" w:color="auto"/>
        <w:bottom w:val="none" w:sz="0" w:space="0" w:color="auto"/>
        <w:right w:val="none" w:sz="0" w:space="0" w:color="auto"/>
      </w:divBdr>
    </w:div>
    <w:div w:id="997921730">
      <w:bodyDiv w:val="1"/>
      <w:marLeft w:val="0"/>
      <w:marRight w:val="0"/>
      <w:marTop w:val="0"/>
      <w:marBottom w:val="0"/>
      <w:divBdr>
        <w:top w:val="none" w:sz="0" w:space="0" w:color="auto"/>
        <w:left w:val="none" w:sz="0" w:space="0" w:color="auto"/>
        <w:bottom w:val="none" w:sz="0" w:space="0" w:color="auto"/>
        <w:right w:val="none" w:sz="0" w:space="0" w:color="auto"/>
      </w:divBdr>
    </w:div>
    <w:div w:id="1001349568">
      <w:bodyDiv w:val="1"/>
      <w:marLeft w:val="0"/>
      <w:marRight w:val="0"/>
      <w:marTop w:val="0"/>
      <w:marBottom w:val="0"/>
      <w:divBdr>
        <w:top w:val="none" w:sz="0" w:space="0" w:color="auto"/>
        <w:left w:val="none" w:sz="0" w:space="0" w:color="auto"/>
        <w:bottom w:val="none" w:sz="0" w:space="0" w:color="auto"/>
        <w:right w:val="none" w:sz="0" w:space="0" w:color="auto"/>
      </w:divBdr>
    </w:div>
    <w:div w:id="1004210740">
      <w:bodyDiv w:val="1"/>
      <w:marLeft w:val="0"/>
      <w:marRight w:val="0"/>
      <w:marTop w:val="0"/>
      <w:marBottom w:val="0"/>
      <w:divBdr>
        <w:top w:val="none" w:sz="0" w:space="0" w:color="auto"/>
        <w:left w:val="none" w:sz="0" w:space="0" w:color="auto"/>
        <w:bottom w:val="none" w:sz="0" w:space="0" w:color="auto"/>
        <w:right w:val="none" w:sz="0" w:space="0" w:color="auto"/>
      </w:divBdr>
    </w:div>
    <w:div w:id="1016270714">
      <w:bodyDiv w:val="1"/>
      <w:marLeft w:val="0"/>
      <w:marRight w:val="0"/>
      <w:marTop w:val="0"/>
      <w:marBottom w:val="0"/>
      <w:divBdr>
        <w:top w:val="none" w:sz="0" w:space="0" w:color="auto"/>
        <w:left w:val="none" w:sz="0" w:space="0" w:color="auto"/>
        <w:bottom w:val="none" w:sz="0" w:space="0" w:color="auto"/>
        <w:right w:val="none" w:sz="0" w:space="0" w:color="auto"/>
      </w:divBdr>
    </w:div>
    <w:div w:id="1022363981">
      <w:bodyDiv w:val="1"/>
      <w:marLeft w:val="0"/>
      <w:marRight w:val="0"/>
      <w:marTop w:val="0"/>
      <w:marBottom w:val="0"/>
      <w:divBdr>
        <w:top w:val="none" w:sz="0" w:space="0" w:color="auto"/>
        <w:left w:val="none" w:sz="0" w:space="0" w:color="auto"/>
        <w:bottom w:val="none" w:sz="0" w:space="0" w:color="auto"/>
        <w:right w:val="none" w:sz="0" w:space="0" w:color="auto"/>
      </w:divBdr>
    </w:div>
    <w:div w:id="1024743985">
      <w:bodyDiv w:val="1"/>
      <w:marLeft w:val="0"/>
      <w:marRight w:val="0"/>
      <w:marTop w:val="0"/>
      <w:marBottom w:val="0"/>
      <w:divBdr>
        <w:top w:val="none" w:sz="0" w:space="0" w:color="auto"/>
        <w:left w:val="none" w:sz="0" w:space="0" w:color="auto"/>
        <w:bottom w:val="none" w:sz="0" w:space="0" w:color="auto"/>
        <w:right w:val="none" w:sz="0" w:space="0" w:color="auto"/>
      </w:divBdr>
      <w:divsChild>
        <w:div w:id="1677686003">
          <w:marLeft w:val="0"/>
          <w:marRight w:val="0"/>
          <w:marTop w:val="0"/>
          <w:marBottom w:val="0"/>
          <w:divBdr>
            <w:top w:val="none" w:sz="0" w:space="0" w:color="auto"/>
            <w:left w:val="none" w:sz="0" w:space="0" w:color="auto"/>
            <w:bottom w:val="none" w:sz="0" w:space="0" w:color="auto"/>
            <w:right w:val="none" w:sz="0" w:space="0" w:color="auto"/>
          </w:divBdr>
        </w:div>
      </w:divsChild>
    </w:div>
    <w:div w:id="1036851209">
      <w:bodyDiv w:val="1"/>
      <w:marLeft w:val="0"/>
      <w:marRight w:val="0"/>
      <w:marTop w:val="0"/>
      <w:marBottom w:val="0"/>
      <w:divBdr>
        <w:top w:val="none" w:sz="0" w:space="0" w:color="auto"/>
        <w:left w:val="none" w:sz="0" w:space="0" w:color="auto"/>
        <w:bottom w:val="none" w:sz="0" w:space="0" w:color="auto"/>
        <w:right w:val="none" w:sz="0" w:space="0" w:color="auto"/>
      </w:divBdr>
    </w:div>
    <w:div w:id="1043209643">
      <w:bodyDiv w:val="1"/>
      <w:marLeft w:val="0"/>
      <w:marRight w:val="0"/>
      <w:marTop w:val="0"/>
      <w:marBottom w:val="0"/>
      <w:divBdr>
        <w:top w:val="none" w:sz="0" w:space="0" w:color="auto"/>
        <w:left w:val="none" w:sz="0" w:space="0" w:color="auto"/>
        <w:bottom w:val="none" w:sz="0" w:space="0" w:color="auto"/>
        <w:right w:val="none" w:sz="0" w:space="0" w:color="auto"/>
      </w:divBdr>
    </w:div>
    <w:div w:id="1043675927">
      <w:bodyDiv w:val="1"/>
      <w:marLeft w:val="0"/>
      <w:marRight w:val="0"/>
      <w:marTop w:val="0"/>
      <w:marBottom w:val="0"/>
      <w:divBdr>
        <w:top w:val="none" w:sz="0" w:space="0" w:color="auto"/>
        <w:left w:val="none" w:sz="0" w:space="0" w:color="auto"/>
        <w:bottom w:val="none" w:sz="0" w:space="0" w:color="auto"/>
        <w:right w:val="none" w:sz="0" w:space="0" w:color="auto"/>
      </w:divBdr>
    </w:div>
    <w:div w:id="1050571348">
      <w:bodyDiv w:val="1"/>
      <w:marLeft w:val="0"/>
      <w:marRight w:val="0"/>
      <w:marTop w:val="0"/>
      <w:marBottom w:val="0"/>
      <w:divBdr>
        <w:top w:val="none" w:sz="0" w:space="0" w:color="auto"/>
        <w:left w:val="none" w:sz="0" w:space="0" w:color="auto"/>
        <w:bottom w:val="none" w:sz="0" w:space="0" w:color="auto"/>
        <w:right w:val="none" w:sz="0" w:space="0" w:color="auto"/>
      </w:divBdr>
    </w:div>
    <w:div w:id="1057162754">
      <w:bodyDiv w:val="1"/>
      <w:marLeft w:val="0"/>
      <w:marRight w:val="0"/>
      <w:marTop w:val="0"/>
      <w:marBottom w:val="0"/>
      <w:divBdr>
        <w:top w:val="none" w:sz="0" w:space="0" w:color="auto"/>
        <w:left w:val="none" w:sz="0" w:space="0" w:color="auto"/>
        <w:bottom w:val="none" w:sz="0" w:space="0" w:color="auto"/>
        <w:right w:val="none" w:sz="0" w:space="0" w:color="auto"/>
      </w:divBdr>
    </w:div>
    <w:div w:id="1065571568">
      <w:bodyDiv w:val="1"/>
      <w:marLeft w:val="0"/>
      <w:marRight w:val="0"/>
      <w:marTop w:val="0"/>
      <w:marBottom w:val="0"/>
      <w:divBdr>
        <w:top w:val="none" w:sz="0" w:space="0" w:color="auto"/>
        <w:left w:val="none" w:sz="0" w:space="0" w:color="auto"/>
        <w:bottom w:val="none" w:sz="0" w:space="0" w:color="auto"/>
        <w:right w:val="none" w:sz="0" w:space="0" w:color="auto"/>
      </w:divBdr>
    </w:div>
    <w:div w:id="1066758702">
      <w:bodyDiv w:val="1"/>
      <w:marLeft w:val="0"/>
      <w:marRight w:val="0"/>
      <w:marTop w:val="0"/>
      <w:marBottom w:val="0"/>
      <w:divBdr>
        <w:top w:val="none" w:sz="0" w:space="0" w:color="auto"/>
        <w:left w:val="none" w:sz="0" w:space="0" w:color="auto"/>
        <w:bottom w:val="none" w:sz="0" w:space="0" w:color="auto"/>
        <w:right w:val="none" w:sz="0" w:space="0" w:color="auto"/>
      </w:divBdr>
    </w:div>
    <w:div w:id="1067807030">
      <w:bodyDiv w:val="1"/>
      <w:marLeft w:val="0"/>
      <w:marRight w:val="0"/>
      <w:marTop w:val="0"/>
      <w:marBottom w:val="0"/>
      <w:divBdr>
        <w:top w:val="none" w:sz="0" w:space="0" w:color="auto"/>
        <w:left w:val="none" w:sz="0" w:space="0" w:color="auto"/>
        <w:bottom w:val="none" w:sz="0" w:space="0" w:color="auto"/>
        <w:right w:val="none" w:sz="0" w:space="0" w:color="auto"/>
      </w:divBdr>
    </w:div>
    <w:div w:id="1073510691">
      <w:bodyDiv w:val="1"/>
      <w:marLeft w:val="0"/>
      <w:marRight w:val="0"/>
      <w:marTop w:val="0"/>
      <w:marBottom w:val="0"/>
      <w:divBdr>
        <w:top w:val="none" w:sz="0" w:space="0" w:color="auto"/>
        <w:left w:val="none" w:sz="0" w:space="0" w:color="auto"/>
        <w:bottom w:val="none" w:sz="0" w:space="0" w:color="auto"/>
        <w:right w:val="none" w:sz="0" w:space="0" w:color="auto"/>
      </w:divBdr>
    </w:div>
    <w:div w:id="1081754555">
      <w:bodyDiv w:val="1"/>
      <w:marLeft w:val="0"/>
      <w:marRight w:val="0"/>
      <w:marTop w:val="0"/>
      <w:marBottom w:val="0"/>
      <w:divBdr>
        <w:top w:val="none" w:sz="0" w:space="0" w:color="auto"/>
        <w:left w:val="none" w:sz="0" w:space="0" w:color="auto"/>
        <w:bottom w:val="none" w:sz="0" w:space="0" w:color="auto"/>
        <w:right w:val="none" w:sz="0" w:space="0" w:color="auto"/>
      </w:divBdr>
      <w:divsChild>
        <w:div w:id="1109468428">
          <w:marLeft w:val="0"/>
          <w:marRight w:val="0"/>
          <w:marTop w:val="0"/>
          <w:marBottom w:val="0"/>
          <w:divBdr>
            <w:top w:val="none" w:sz="0" w:space="0" w:color="auto"/>
            <w:left w:val="none" w:sz="0" w:space="0" w:color="auto"/>
            <w:bottom w:val="none" w:sz="0" w:space="0" w:color="auto"/>
            <w:right w:val="none" w:sz="0" w:space="0" w:color="auto"/>
          </w:divBdr>
        </w:div>
      </w:divsChild>
    </w:div>
    <w:div w:id="1083797163">
      <w:bodyDiv w:val="1"/>
      <w:marLeft w:val="0"/>
      <w:marRight w:val="0"/>
      <w:marTop w:val="0"/>
      <w:marBottom w:val="0"/>
      <w:divBdr>
        <w:top w:val="none" w:sz="0" w:space="0" w:color="auto"/>
        <w:left w:val="none" w:sz="0" w:space="0" w:color="auto"/>
        <w:bottom w:val="none" w:sz="0" w:space="0" w:color="auto"/>
        <w:right w:val="none" w:sz="0" w:space="0" w:color="auto"/>
      </w:divBdr>
    </w:div>
    <w:div w:id="1085801205">
      <w:bodyDiv w:val="1"/>
      <w:marLeft w:val="0"/>
      <w:marRight w:val="0"/>
      <w:marTop w:val="0"/>
      <w:marBottom w:val="0"/>
      <w:divBdr>
        <w:top w:val="none" w:sz="0" w:space="0" w:color="auto"/>
        <w:left w:val="none" w:sz="0" w:space="0" w:color="auto"/>
        <w:bottom w:val="none" w:sz="0" w:space="0" w:color="auto"/>
        <w:right w:val="none" w:sz="0" w:space="0" w:color="auto"/>
      </w:divBdr>
    </w:div>
    <w:div w:id="1088116472">
      <w:bodyDiv w:val="1"/>
      <w:marLeft w:val="0"/>
      <w:marRight w:val="0"/>
      <w:marTop w:val="0"/>
      <w:marBottom w:val="0"/>
      <w:divBdr>
        <w:top w:val="none" w:sz="0" w:space="0" w:color="auto"/>
        <w:left w:val="none" w:sz="0" w:space="0" w:color="auto"/>
        <w:bottom w:val="none" w:sz="0" w:space="0" w:color="auto"/>
        <w:right w:val="none" w:sz="0" w:space="0" w:color="auto"/>
      </w:divBdr>
    </w:div>
    <w:div w:id="1091436861">
      <w:bodyDiv w:val="1"/>
      <w:marLeft w:val="0"/>
      <w:marRight w:val="0"/>
      <w:marTop w:val="0"/>
      <w:marBottom w:val="0"/>
      <w:divBdr>
        <w:top w:val="none" w:sz="0" w:space="0" w:color="auto"/>
        <w:left w:val="none" w:sz="0" w:space="0" w:color="auto"/>
        <w:bottom w:val="none" w:sz="0" w:space="0" w:color="auto"/>
        <w:right w:val="none" w:sz="0" w:space="0" w:color="auto"/>
      </w:divBdr>
    </w:div>
    <w:div w:id="1091505119">
      <w:bodyDiv w:val="1"/>
      <w:marLeft w:val="0"/>
      <w:marRight w:val="0"/>
      <w:marTop w:val="0"/>
      <w:marBottom w:val="0"/>
      <w:divBdr>
        <w:top w:val="none" w:sz="0" w:space="0" w:color="auto"/>
        <w:left w:val="none" w:sz="0" w:space="0" w:color="auto"/>
        <w:bottom w:val="none" w:sz="0" w:space="0" w:color="auto"/>
        <w:right w:val="none" w:sz="0" w:space="0" w:color="auto"/>
      </w:divBdr>
    </w:div>
    <w:div w:id="1094017504">
      <w:bodyDiv w:val="1"/>
      <w:marLeft w:val="0"/>
      <w:marRight w:val="0"/>
      <w:marTop w:val="0"/>
      <w:marBottom w:val="0"/>
      <w:divBdr>
        <w:top w:val="none" w:sz="0" w:space="0" w:color="auto"/>
        <w:left w:val="none" w:sz="0" w:space="0" w:color="auto"/>
        <w:bottom w:val="none" w:sz="0" w:space="0" w:color="auto"/>
        <w:right w:val="none" w:sz="0" w:space="0" w:color="auto"/>
      </w:divBdr>
    </w:div>
    <w:div w:id="1098405938">
      <w:bodyDiv w:val="1"/>
      <w:marLeft w:val="0"/>
      <w:marRight w:val="0"/>
      <w:marTop w:val="0"/>
      <w:marBottom w:val="0"/>
      <w:divBdr>
        <w:top w:val="none" w:sz="0" w:space="0" w:color="auto"/>
        <w:left w:val="none" w:sz="0" w:space="0" w:color="auto"/>
        <w:bottom w:val="none" w:sz="0" w:space="0" w:color="auto"/>
        <w:right w:val="none" w:sz="0" w:space="0" w:color="auto"/>
      </w:divBdr>
    </w:div>
    <w:div w:id="1098717445">
      <w:bodyDiv w:val="1"/>
      <w:marLeft w:val="0"/>
      <w:marRight w:val="0"/>
      <w:marTop w:val="0"/>
      <w:marBottom w:val="0"/>
      <w:divBdr>
        <w:top w:val="none" w:sz="0" w:space="0" w:color="auto"/>
        <w:left w:val="none" w:sz="0" w:space="0" w:color="auto"/>
        <w:bottom w:val="none" w:sz="0" w:space="0" w:color="auto"/>
        <w:right w:val="none" w:sz="0" w:space="0" w:color="auto"/>
      </w:divBdr>
    </w:div>
    <w:div w:id="1101100234">
      <w:bodyDiv w:val="1"/>
      <w:marLeft w:val="0"/>
      <w:marRight w:val="0"/>
      <w:marTop w:val="0"/>
      <w:marBottom w:val="0"/>
      <w:divBdr>
        <w:top w:val="none" w:sz="0" w:space="0" w:color="auto"/>
        <w:left w:val="none" w:sz="0" w:space="0" w:color="auto"/>
        <w:bottom w:val="none" w:sz="0" w:space="0" w:color="auto"/>
        <w:right w:val="none" w:sz="0" w:space="0" w:color="auto"/>
      </w:divBdr>
    </w:div>
    <w:div w:id="1110973848">
      <w:bodyDiv w:val="1"/>
      <w:marLeft w:val="0"/>
      <w:marRight w:val="0"/>
      <w:marTop w:val="0"/>
      <w:marBottom w:val="0"/>
      <w:divBdr>
        <w:top w:val="none" w:sz="0" w:space="0" w:color="auto"/>
        <w:left w:val="none" w:sz="0" w:space="0" w:color="auto"/>
        <w:bottom w:val="none" w:sz="0" w:space="0" w:color="auto"/>
        <w:right w:val="none" w:sz="0" w:space="0" w:color="auto"/>
      </w:divBdr>
    </w:div>
    <w:div w:id="1111970853">
      <w:bodyDiv w:val="1"/>
      <w:marLeft w:val="0"/>
      <w:marRight w:val="0"/>
      <w:marTop w:val="0"/>
      <w:marBottom w:val="0"/>
      <w:divBdr>
        <w:top w:val="none" w:sz="0" w:space="0" w:color="auto"/>
        <w:left w:val="none" w:sz="0" w:space="0" w:color="auto"/>
        <w:bottom w:val="none" w:sz="0" w:space="0" w:color="auto"/>
        <w:right w:val="none" w:sz="0" w:space="0" w:color="auto"/>
      </w:divBdr>
    </w:div>
    <w:div w:id="1119182285">
      <w:bodyDiv w:val="1"/>
      <w:marLeft w:val="0"/>
      <w:marRight w:val="0"/>
      <w:marTop w:val="0"/>
      <w:marBottom w:val="0"/>
      <w:divBdr>
        <w:top w:val="none" w:sz="0" w:space="0" w:color="auto"/>
        <w:left w:val="none" w:sz="0" w:space="0" w:color="auto"/>
        <w:bottom w:val="none" w:sz="0" w:space="0" w:color="auto"/>
        <w:right w:val="none" w:sz="0" w:space="0" w:color="auto"/>
      </w:divBdr>
    </w:div>
    <w:div w:id="1120731292">
      <w:bodyDiv w:val="1"/>
      <w:marLeft w:val="0"/>
      <w:marRight w:val="0"/>
      <w:marTop w:val="0"/>
      <w:marBottom w:val="0"/>
      <w:divBdr>
        <w:top w:val="none" w:sz="0" w:space="0" w:color="auto"/>
        <w:left w:val="none" w:sz="0" w:space="0" w:color="auto"/>
        <w:bottom w:val="none" w:sz="0" w:space="0" w:color="auto"/>
        <w:right w:val="none" w:sz="0" w:space="0" w:color="auto"/>
      </w:divBdr>
    </w:div>
    <w:div w:id="1123303134">
      <w:bodyDiv w:val="1"/>
      <w:marLeft w:val="0"/>
      <w:marRight w:val="0"/>
      <w:marTop w:val="0"/>
      <w:marBottom w:val="0"/>
      <w:divBdr>
        <w:top w:val="none" w:sz="0" w:space="0" w:color="auto"/>
        <w:left w:val="none" w:sz="0" w:space="0" w:color="auto"/>
        <w:bottom w:val="none" w:sz="0" w:space="0" w:color="auto"/>
        <w:right w:val="none" w:sz="0" w:space="0" w:color="auto"/>
      </w:divBdr>
    </w:div>
    <w:div w:id="1130637187">
      <w:bodyDiv w:val="1"/>
      <w:marLeft w:val="0"/>
      <w:marRight w:val="0"/>
      <w:marTop w:val="0"/>
      <w:marBottom w:val="0"/>
      <w:divBdr>
        <w:top w:val="none" w:sz="0" w:space="0" w:color="auto"/>
        <w:left w:val="none" w:sz="0" w:space="0" w:color="auto"/>
        <w:bottom w:val="none" w:sz="0" w:space="0" w:color="auto"/>
        <w:right w:val="none" w:sz="0" w:space="0" w:color="auto"/>
      </w:divBdr>
    </w:div>
    <w:div w:id="1131361388">
      <w:bodyDiv w:val="1"/>
      <w:marLeft w:val="0"/>
      <w:marRight w:val="0"/>
      <w:marTop w:val="0"/>
      <w:marBottom w:val="0"/>
      <w:divBdr>
        <w:top w:val="none" w:sz="0" w:space="0" w:color="auto"/>
        <w:left w:val="none" w:sz="0" w:space="0" w:color="auto"/>
        <w:bottom w:val="none" w:sz="0" w:space="0" w:color="auto"/>
        <w:right w:val="none" w:sz="0" w:space="0" w:color="auto"/>
      </w:divBdr>
    </w:div>
    <w:div w:id="1140608658">
      <w:bodyDiv w:val="1"/>
      <w:marLeft w:val="0"/>
      <w:marRight w:val="0"/>
      <w:marTop w:val="0"/>
      <w:marBottom w:val="0"/>
      <w:divBdr>
        <w:top w:val="none" w:sz="0" w:space="0" w:color="auto"/>
        <w:left w:val="none" w:sz="0" w:space="0" w:color="auto"/>
        <w:bottom w:val="none" w:sz="0" w:space="0" w:color="auto"/>
        <w:right w:val="none" w:sz="0" w:space="0" w:color="auto"/>
      </w:divBdr>
    </w:div>
    <w:div w:id="1149713699">
      <w:bodyDiv w:val="1"/>
      <w:marLeft w:val="0"/>
      <w:marRight w:val="0"/>
      <w:marTop w:val="0"/>
      <w:marBottom w:val="0"/>
      <w:divBdr>
        <w:top w:val="none" w:sz="0" w:space="0" w:color="auto"/>
        <w:left w:val="none" w:sz="0" w:space="0" w:color="auto"/>
        <w:bottom w:val="none" w:sz="0" w:space="0" w:color="auto"/>
        <w:right w:val="none" w:sz="0" w:space="0" w:color="auto"/>
      </w:divBdr>
    </w:div>
    <w:div w:id="1152017074">
      <w:bodyDiv w:val="1"/>
      <w:marLeft w:val="0"/>
      <w:marRight w:val="0"/>
      <w:marTop w:val="0"/>
      <w:marBottom w:val="0"/>
      <w:divBdr>
        <w:top w:val="none" w:sz="0" w:space="0" w:color="auto"/>
        <w:left w:val="none" w:sz="0" w:space="0" w:color="auto"/>
        <w:bottom w:val="none" w:sz="0" w:space="0" w:color="auto"/>
        <w:right w:val="none" w:sz="0" w:space="0" w:color="auto"/>
      </w:divBdr>
    </w:div>
    <w:div w:id="1154907012">
      <w:bodyDiv w:val="1"/>
      <w:marLeft w:val="0"/>
      <w:marRight w:val="0"/>
      <w:marTop w:val="0"/>
      <w:marBottom w:val="0"/>
      <w:divBdr>
        <w:top w:val="none" w:sz="0" w:space="0" w:color="auto"/>
        <w:left w:val="none" w:sz="0" w:space="0" w:color="auto"/>
        <w:bottom w:val="none" w:sz="0" w:space="0" w:color="auto"/>
        <w:right w:val="none" w:sz="0" w:space="0" w:color="auto"/>
      </w:divBdr>
    </w:div>
    <w:div w:id="1156922737">
      <w:bodyDiv w:val="1"/>
      <w:marLeft w:val="0"/>
      <w:marRight w:val="0"/>
      <w:marTop w:val="0"/>
      <w:marBottom w:val="0"/>
      <w:divBdr>
        <w:top w:val="none" w:sz="0" w:space="0" w:color="auto"/>
        <w:left w:val="none" w:sz="0" w:space="0" w:color="auto"/>
        <w:bottom w:val="none" w:sz="0" w:space="0" w:color="auto"/>
        <w:right w:val="none" w:sz="0" w:space="0" w:color="auto"/>
      </w:divBdr>
    </w:div>
    <w:div w:id="1157234902">
      <w:bodyDiv w:val="1"/>
      <w:marLeft w:val="0"/>
      <w:marRight w:val="0"/>
      <w:marTop w:val="0"/>
      <w:marBottom w:val="0"/>
      <w:divBdr>
        <w:top w:val="none" w:sz="0" w:space="0" w:color="auto"/>
        <w:left w:val="none" w:sz="0" w:space="0" w:color="auto"/>
        <w:bottom w:val="none" w:sz="0" w:space="0" w:color="auto"/>
        <w:right w:val="none" w:sz="0" w:space="0" w:color="auto"/>
      </w:divBdr>
    </w:div>
    <w:div w:id="1166089067">
      <w:bodyDiv w:val="1"/>
      <w:marLeft w:val="0"/>
      <w:marRight w:val="0"/>
      <w:marTop w:val="0"/>
      <w:marBottom w:val="0"/>
      <w:divBdr>
        <w:top w:val="none" w:sz="0" w:space="0" w:color="auto"/>
        <w:left w:val="none" w:sz="0" w:space="0" w:color="auto"/>
        <w:bottom w:val="none" w:sz="0" w:space="0" w:color="auto"/>
        <w:right w:val="none" w:sz="0" w:space="0" w:color="auto"/>
      </w:divBdr>
    </w:div>
    <w:div w:id="1168791255">
      <w:bodyDiv w:val="1"/>
      <w:marLeft w:val="0"/>
      <w:marRight w:val="0"/>
      <w:marTop w:val="0"/>
      <w:marBottom w:val="0"/>
      <w:divBdr>
        <w:top w:val="none" w:sz="0" w:space="0" w:color="auto"/>
        <w:left w:val="none" w:sz="0" w:space="0" w:color="auto"/>
        <w:bottom w:val="none" w:sz="0" w:space="0" w:color="auto"/>
        <w:right w:val="none" w:sz="0" w:space="0" w:color="auto"/>
      </w:divBdr>
    </w:div>
    <w:div w:id="1170832554">
      <w:bodyDiv w:val="1"/>
      <w:marLeft w:val="0"/>
      <w:marRight w:val="0"/>
      <w:marTop w:val="0"/>
      <w:marBottom w:val="0"/>
      <w:divBdr>
        <w:top w:val="none" w:sz="0" w:space="0" w:color="auto"/>
        <w:left w:val="none" w:sz="0" w:space="0" w:color="auto"/>
        <w:bottom w:val="none" w:sz="0" w:space="0" w:color="auto"/>
        <w:right w:val="none" w:sz="0" w:space="0" w:color="auto"/>
      </w:divBdr>
    </w:div>
    <w:div w:id="1174685238">
      <w:bodyDiv w:val="1"/>
      <w:marLeft w:val="0"/>
      <w:marRight w:val="0"/>
      <w:marTop w:val="0"/>
      <w:marBottom w:val="0"/>
      <w:divBdr>
        <w:top w:val="none" w:sz="0" w:space="0" w:color="auto"/>
        <w:left w:val="none" w:sz="0" w:space="0" w:color="auto"/>
        <w:bottom w:val="none" w:sz="0" w:space="0" w:color="auto"/>
        <w:right w:val="none" w:sz="0" w:space="0" w:color="auto"/>
      </w:divBdr>
    </w:div>
    <w:div w:id="1174957361">
      <w:bodyDiv w:val="1"/>
      <w:marLeft w:val="0"/>
      <w:marRight w:val="0"/>
      <w:marTop w:val="0"/>
      <w:marBottom w:val="0"/>
      <w:divBdr>
        <w:top w:val="none" w:sz="0" w:space="0" w:color="auto"/>
        <w:left w:val="none" w:sz="0" w:space="0" w:color="auto"/>
        <w:bottom w:val="none" w:sz="0" w:space="0" w:color="auto"/>
        <w:right w:val="none" w:sz="0" w:space="0" w:color="auto"/>
      </w:divBdr>
    </w:div>
    <w:div w:id="1179465297">
      <w:bodyDiv w:val="1"/>
      <w:marLeft w:val="0"/>
      <w:marRight w:val="0"/>
      <w:marTop w:val="0"/>
      <w:marBottom w:val="0"/>
      <w:divBdr>
        <w:top w:val="none" w:sz="0" w:space="0" w:color="auto"/>
        <w:left w:val="none" w:sz="0" w:space="0" w:color="auto"/>
        <w:bottom w:val="none" w:sz="0" w:space="0" w:color="auto"/>
        <w:right w:val="none" w:sz="0" w:space="0" w:color="auto"/>
      </w:divBdr>
    </w:div>
    <w:div w:id="1188564531">
      <w:bodyDiv w:val="1"/>
      <w:marLeft w:val="0"/>
      <w:marRight w:val="0"/>
      <w:marTop w:val="0"/>
      <w:marBottom w:val="0"/>
      <w:divBdr>
        <w:top w:val="none" w:sz="0" w:space="0" w:color="auto"/>
        <w:left w:val="none" w:sz="0" w:space="0" w:color="auto"/>
        <w:bottom w:val="none" w:sz="0" w:space="0" w:color="auto"/>
        <w:right w:val="none" w:sz="0" w:space="0" w:color="auto"/>
      </w:divBdr>
    </w:div>
    <w:div w:id="1189417908">
      <w:bodyDiv w:val="1"/>
      <w:marLeft w:val="0"/>
      <w:marRight w:val="0"/>
      <w:marTop w:val="0"/>
      <w:marBottom w:val="0"/>
      <w:divBdr>
        <w:top w:val="none" w:sz="0" w:space="0" w:color="auto"/>
        <w:left w:val="none" w:sz="0" w:space="0" w:color="auto"/>
        <w:bottom w:val="none" w:sz="0" w:space="0" w:color="auto"/>
        <w:right w:val="none" w:sz="0" w:space="0" w:color="auto"/>
      </w:divBdr>
    </w:div>
    <w:div w:id="1189561629">
      <w:bodyDiv w:val="1"/>
      <w:marLeft w:val="0"/>
      <w:marRight w:val="0"/>
      <w:marTop w:val="0"/>
      <w:marBottom w:val="0"/>
      <w:divBdr>
        <w:top w:val="none" w:sz="0" w:space="0" w:color="auto"/>
        <w:left w:val="none" w:sz="0" w:space="0" w:color="auto"/>
        <w:bottom w:val="none" w:sz="0" w:space="0" w:color="auto"/>
        <w:right w:val="none" w:sz="0" w:space="0" w:color="auto"/>
      </w:divBdr>
    </w:div>
    <w:div w:id="1189640440">
      <w:bodyDiv w:val="1"/>
      <w:marLeft w:val="0"/>
      <w:marRight w:val="0"/>
      <w:marTop w:val="0"/>
      <w:marBottom w:val="0"/>
      <w:divBdr>
        <w:top w:val="none" w:sz="0" w:space="0" w:color="auto"/>
        <w:left w:val="none" w:sz="0" w:space="0" w:color="auto"/>
        <w:bottom w:val="none" w:sz="0" w:space="0" w:color="auto"/>
        <w:right w:val="none" w:sz="0" w:space="0" w:color="auto"/>
      </w:divBdr>
    </w:div>
    <w:div w:id="1189677504">
      <w:bodyDiv w:val="1"/>
      <w:marLeft w:val="0"/>
      <w:marRight w:val="0"/>
      <w:marTop w:val="0"/>
      <w:marBottom w:val="0"/>
      <w:divBdr>
        <w:top w:val="none" w:sz="0" w:space="0" w:color="auto"/>
        <w:left w:val="none" w:sz="0" w:space="0" w:color="auto"/>
        <w:bottom w:val="none" w:sz="0" w:space="0" w:color="auto"/>
        <w:right w:val="none" w:sz="0" w:space="0" w:color="auto"/>
      </w:divBdr>
    </w:div>
    <w:div w:id="1196190527">
      <w:bodyDiv w:val="1"/>
      <w:marLeft w:val="0"/>
      <w:marRight w:val="0"/>
      <w:marTop w:val="0"/>
      <w:marBottom w:val="0"/>
      <w:divBdr>
        <w:top w:val="none" w:sz="0" w:space="0" w:color="auto"/>
        <w:left w:val="none" w:sz="0" w:space="0" w:color="auto"/>
        <w:bottom w:val="none" w:sz="0" w:space="0" w:color="auto"/>
        <w:right w:val="none" w:sz="0" w:space="0" w:color="auto"/>
      </w:divBdr>
    </w:div>
    <w:div w:id="1198658185">
      <w:bodyDiv w:val="1"/>
      <w:marLeft w:val="0"/>
      <w:marRight w:val="0"/>
      <w:marTop w:val="0"/>
      <w:marBottom w:val="0"/>
      <w:divBdr>
        <w:top w:val="none" w:sz="0" w:space="0" w:color="auto"/>
        <w:left w:val="none" w:sz="0" w:space="0" w:color="auto"/>
        <w:bottom w:val="none" w:sz="0" w:space="0" w:color="auto"/>
        <w:right w:val="none" w:sz="0" w:space="0" w:color="auto"/>
      </w:divBdr>
    </w:div>
    <w:div w:id="1199661852">
      <w:bodyDiv w:val="1"/>
      <w:marLeft w:val="0"/>
      <w:marRight w:val="0"/>
      <w:marTop w:val="0"/>
      <w:marBottom w:val="0"/>
      <w:divBdr>
        <w:top w:val="none" w:sz="0" w:space="0" w:color="auto"/>
        <w:left w:val="none" w:sz="0" w:space="0" w:color="auto"/>
        <w:bottom w:val="none" w:sz="0" w:space="0" w:color="auto"/>
        <w:right w:val="none" w:sz="0" w:space="0" w:color="auto"/>
      </w:divBdr>
    </w:div>
    <w:div w:id="1204441751">
      <w:bodyDiv w:val="1"/>
      <w:marLeft w:val="0"/>
      <w:marRight w:val="0"/>
      <w:marTop w:val="0"/>
      <w:marBottom w:val="0"/>
      <w:divBdr>
        <w:top w:val="none" w:sz="0" w:space="0" w:color="auto"/>
        <w:left w:val="none" w:sz="0" w:space="0" w:color="auto"/>
        <w:bottom w:val="none" w:sz="0" w:space="0" w:color="auto"/>
        <w:right w:val="none" w:sz="0" w:space="0" w:color="auto"/>
      </w:divBdr>
    </w:div>
    <w:div w:id="1208372811">
      <w:bodyDiv w:val="1"/>
      <w:marLeft w:val="0"/>
      <w:marRight w:val="0"/>
      <w:marTop w:val="0"/>
      <w:marBottom w:val="0"/>
      <w:divBdr>
        <w:top w:val="none" w:sz="0" w:space="0" w:color="auto"/>
        <w:left w:val="none" w:sz="0" w:space="0" w:color="auto"/>
        <w:bottom w:val="none" w:sz="0" w:space="0" w:color="auto"/>
        <w:right w:val="none" w:sz="0" w:space="0" w:color="auto"/>
      </w:divBdr>
    </w:div>
    <w:div w:id="1209758327">
      <w:bodyDiv w:val="1"/>
      <w:marLeft w:val="0"/>
      <w:marRight w:val="0"/>
      <w:marTop w:val="0"/>
      <w:marBottom w:val="0"/>
      <w:divBdr>
        <w:top w:val="none" w:sz="0" w:space="0" w:color="auto"/>
        <w:left w:val="none" w:sz="0" w:space="0" w:color="auto"/>
        <w:bottom w:val="none" w:sz="0" w:space="0" w:color="auto"/>
        <w:right w:val="none" w:sz="0" w:space="0" w:color="auto"/>
      </w:divBdr>
    </w:div>
    <w:div w:id="1210608069">
      <w:bodyDiv w:val="1"/>
      <w:marLeft w:val="0"/>
      <w:marRight w:val="0"/>
      <w:marTop w:val="0"/>
      <w:marBottom w:val="0"/>
      <w:divBdr>
        <w:top w:val="none" w:sz="0" w:space="0" w:color="auto"/>
        <w:left w:val="none" w:sz="0" w:space="0" w:color="auto"/>
        <w:bottom w:val="none" w:sz="0" w:space="0" w:color="auto"/>
        <w:right w:val="none" w:sz="0" w:space="0" w:color="auto"/>
      </w:divBdr>
    </w:div>
    <w:div w:id="1211111255">
      <w:bodyDiv w:val="1"/>
      <w:marLeft w:val="0"/>
      <w:marRight w:val="0"/>
      <w:marTop w:val="0"/>
      <w:marBottom w:val="0"/>
      <w:divBdr>
        <w:top w:val="none" w:sz="0" w:space="0" w:color="auto"/>
        <w:left w:val="none" w:sz="0" w:space="0" w:color="auto"/>
        <w:bottom w:val="none" w:sz="0" w:space="0" w:color="auto"/>
        <w:right w:val="none" w:sz="0" w:space="0" w:color="auto"/>
      </w:divBdr>
    </w:div>
    <w:div w:id="1212771892">
      <w:bodyDiv w:val="1"/>
      <w:marLeft w:val="0"/>
      <w:marRight w:val="0"/>
      <w:marTop w:val="0"/>
      <w:marBottom w:val="0"/>
      <w:divBdr>
        <w:top w:val="none" w:sz="0" w:space="0" w:color="auto"/>
        <w:left w:val="none" w:sz="0" w:space="0" w:color="auto"/>
        <w:bottom w:val="none" w:sz="0" w:space="0" w:color="auto"/>
        <w:right w:val="none" w:sz="0" w:space="0" w:color="auto"/>
      </w:divBdr>
    </w:div>
    <w:div w:id="1213729719">
      <w:bodyDiv w:val="1"/>
      <w:marLeft w:val="0"/>
      <w:marRight w:val="0"/>
      <w:marTop w:val="0"/>
      <w:marBottom w:val="0"/>
      <w:divBdr>
        <w:top w:val="none" w:sz="0" w:space="0" w:color="auto"/>
        <w:left w:val="none" w:sz="0" w:space="0" w:color="auto"/>
        <w:bottom w:val="none" w:sz="0" w:space="0" w:color="auto"/>
        <w:right w:val="none" w:sz="0" w:space="0" w:color="auto"/>
      </w:divBdr>
    </w:div>
    <w:div w:id="1217814665">
      <w:bodyDiv w:val="1"/>
      <w:marLeft w:val="0"/>
      <w:marRight w:val="0"/>
      <w:marTop w:val="0"/>
      <w:marBottom w:val="0"/>
      <w:divBdr>
        <w:top w:val="none" w:sz="0" w:space="0" w:color="auto"/>
        <w:left w:val="none" w:sz="0" w:space="0" w:color="auto"/>
        <w:bottom w:val="none" w:sz="0" w:space="0" w:color="auto"/>
        <w:right w:val="none" w:sz="0" w:space="0" w:color="auto"/>
      </w:divBdr>
    </w:div>
    <w:div w:id="1218199708">
      <w:bodyDiv w:val="1"/>
      <w:marLeft w:val="0"/>
      <w:marRight w:val="0"/>
      <w:marTop w:val="0"/>
      <w:marBottom w:val="0"/>
      <w:divBdr>
        <w:top w:val="none" w:sz="0" w:space="0" w:color="auto"/>
        <w:left w:val="none" w:sz="0" w:space="0" w:color="auto"/>
        <w:bottom w:val="none" w:sz="0" w:space="0" w:color="auto"/>
        <w:right w:val="none" w:sz="0" w:space="0" w:color="auto"/>
      </w:divBdr>
    </w:div>
    <w:div w:id="1227227597">
      <w:bodyDiv w:val="1"/>
      <w:marLeft w:val="0"/>
      <w:marRight w:val="0"/>
      <w:marTop w:val="0"/>
      <w:marBottom w:val="0"/>
      <w:divBdr>
        <w:top w:val="none" w:sz="0" w:space="0" w:color="auto"/>
        <w:left w:val="none" w:sz="0" w:space="0" w:color="auto"/>
        <w:bottom w:val="none" w:sz="0" w:space="0" w:color="auto"/>
        <w:right w:val="none" w:sz="0" w:space="0" w:color="auto"/>
      </w:divBdr>
    </w:div>
    <w:div w:id="1228683181">
      <w:bodyDiv w:val="1"/>
      <w:marLeft w:val="0"/>
      <w:marRight w:val="0"/>
      <w:marTop w:val="0"/>
      <w:marBottom w:val="0"/>
      <w:divBdr>
        <w:top w:val="none" w:sz="0" w:space="0" w:color="auto"/>
        <w:left w:val="none" w:sz="0" w:space="0" w:color="auto"/>
        <w:bottom w:val="none" w:sz="0" w:space="0" w:color="auto"/>
        <w:right w:val="none" w:sz="0" w:space="0" w:color="auto"/>
      </w:divBdr>
    </w:div>
    <w:div w:id="1231885932">
      <w:bodyDiv w:val="1"/>
      <w:marLeft w:val="0"/>
      <w:marRight w:val="0"/>
      <w:marTop w:val="0"/>
      <w:marBottom w:val="0"/>
      <w:divBdr>
        <w:top w:val="none" w:sz="0" w:space="0" w:color="auto"/>
        <w:left w:val="none" w:sz="0" w:space="0" w:color="auto"/>
        <w:bottom w:val="none" w:sz="0" w:space="0" w:color="auto"/>
        <w:right w:val="none" w:sz="0" w:space="0" w:color="auto"/>
      </w:divBdr>
    </w:div>
    <w:div w:id="1236167837">
      <w:bodyDiv w:val="1"/>
      <w:marLeft w:val="0"/>
      <w:marRight w:val="0"/>
      <w:marTop w:val="0"/>
      <w:marBottom w:val="0"/>
      <w:divBdr>
        <w:top w:val="none" w:sz="0" w:space="0" w:color="auto"/>
        <w:left w:val="none" w:sz="0" w:space="0" w:color="auto"/>
        <w:bottom w:val="none" w:sz="0" w:space="0" w:color="auto"/>
        <w:right w:val="none" w:sz="0" w:space="0" w:color="auto"/>
      </w:divBdr>
    </w:div>
    <w:div w:id="1237084964">
      <w:bodyDiv w:val="1"/>
      <w:marLeft w:val="0"/>
      <w:marRight w:val="0"/>
      <w:marTop w:val="0"/>
      <w:marBottom w:val="0"/>
      <w:divBdr>
        <w:top w:val="none" w:sz="0" w:space="0" w:color="auto"/>
        <w:left w:val="none" w:sz="0" w:space="0" w:color="auto"/>
        <w:bottom w:val="none" w:sz="0" w:space="0" w:color="auto"/>
        <w:right w:val="none" w:sz="0" w:space="0" w:color="auto"/>
      </w:divBdr>
    </w:div>
    <w:div w:id="1237401921">
      <w:bodyDiv w:val="1"/>
      <w:marLeft w:val="0"/>
      <w:marRight w:val="0"/>
      <w:marTop w:val="0"/>
      <w:marBottom w:val="0"/>
      <w:divBdr>
        <w:top w:val="none" w:sz="0" w:space="0" w:color="auto"/>
        <w:left w:val="none" w:sz="0" w:space="0" w:color="auto"/>
        <w:bottom w:val="none" w:sz="0" w:space="0" w:color="auto"/>
        <w:right w:val="none" w:sz="0" w:space="0" w:color="auto"/>
      </w:divBdr>
    </w:div>
    <w:div w:id="1238321351">
      <w:bodyDiv w:val="1"/>
      <w:marLeft w:val="0"/>
      <w:marRight w:val="0"/>
      <w:marTop w:val="0"/>
      <w:marBottom w:val="0"/>
      <w:divBdr>
        <w:top w:val="none" w:sz="0" w:space="0" w:color="auto"/>
        <w:left w:val="none" w:sz="0" w:space="0" w:color="auto"/>
        <w:bottom w:val="none" w:sz="0" w:space="0" w:color="auto"/>
        <w:right w:val="none" w:sz="0" w:space="0" w:color="auto"/>
      </w:divBdr>
    </w:div>
    <w:div w:id="1241862950">
      <w:bodyDiv w:val="1"/>
      <w:marLeft w:val="0"/>
      <w:marRight w:val="0"/>
      <w:marTop w:val="0"/>
      <w:marBottom w:val="0"/>
      <w:divBdr>
        <w:top w:val="none" w:sz="0" w:space="0" w:color="auto"/>
        <w:left w:val="none" w:sz="0" w:space="0" w:color="auto"/>
        <w:bottom w:val="none" w:sz="0" w:space="0" w:color="auto"/>
        <w:right w:val="none" w:sz="0" w:space="0" w:color="auto"/>
      </w:divBdr>
    </w:div>
    <w:div w:id="1241864542">
      <w:bodyDiv w:val="1"/>
      <w:marLeft w:val="0"/>
      <w:marRight w:val="0"/>
      <w:marTop w:val="0"/>
      <w:marBottom w:val="0"/>
      <w:divBdr>
        <w:top w:val="none" w:sz="0" w:space="0" w:color="auto"/>
        <w:left w:val="none" w:sz="0" w:space="0" w:color="auto"/>
        <w:bottom w:val="none" w:sz="0" w:space="0" w:color="auto"/>
        <w:right w:val="none" w:sz="0" w:space="0" w:color="auto"/>
      </w:divBdr>
    </w:div>
    <w:div w:id="1246453733">
      <w:bodyDiv w:val="1"/>
      <w:marLeft w:val="0"/>
      <w:marRight w:val="0"/>
      <w:marTop w:val="0"/>
      <w:marBottom w:val="0"/>
      <w:divBdr>
        <w:top w:val="none" w:sz="0" w:space="0" w:color="auto"/>
        <w:left w:val="none" w:sz="0" w:space="0" w:color="auto"/>
        <w:bottom w:val="none" w:sz="0" w:space="0" w:color="auto"/>
        <w:right w:val="none" w:sz="0" w:space="0" w:color="auto"/>
      </w:divBdr>
    </w:div>
    <w:div w:id="1252546589">
      <w:bodyDiv w:val="1"/>
      <w:marLeft w:val="0"/>
      <w:marRight w:val="0"/>
      <w:marTop w:val="0"/>
      <w:marBottom w:val="0"/>
      <w:divBdr>
        <w:top w:val="none" w:sz="0" w:space="0" w:color="auto"/>
        <w:left w:val="none" w:sz="0" w:space="0" w:color="auto"/>
        <w:bottom w:val="none" w:sz="0" w:space="0" w:color="auto"/>
        <w:right w:val="none" w:sz="0" w:space="0" w:color="auto"/>
      </w:divBdr>
    </w:div>
    <w:div w:id="1263416864">
      <w:bodyDiv w:val="1"/>
      <w:marLeft w:val="0"/>
      <w:marRight w:val="0"/>
      <w:marTop w:val="0"/>
      <w:marBottom w:val="0"/>
      <w:divBdr>
        <w:top w:val="none" w:sz="0" w:space="0" w:color="auto"/>
        <w:left w:val="none" w:sz="0" w:space="0" w:color="auto"/>
        <w:bottom w:val="none" w:sz="0" w:space="0" w:color="auto"/>
        <w:right w:val="none" w:sz="0" w:space="0" w:color="auto"/>
      </w:divBdr>
    </w:div>
    <w:div w:id="1264996354">
      <w:bodyDiv w:val="1"/>
      <w:marLeft w:val="0"/>
      <w:marRight w:val="0"/>
      <w:marTop w:val="0"/>
      <w:marBottom w:val="0"/>
      <w:divBdr>
        <w:top w:val="none" w:sz="0" w:space="0" w:color="auto"/>
        <w:left w:val="none" w:sz="0" w:space="0" w:color="auto"/>
        <w:bottom w:val="none" w:sz="0" w:space="0" w:color="auto"/>
        <w:right w:val="none" w:sz="0" w:space="0" w:color="auto"/>
      </w:divBdr>
    </w:div>
    <w:div w:id="1268385886">
      <w:bodyDiv w:val="1"/>
      <w:marLeft w:val="0"/>
      <w:marRight w:val="0"/>
      <w:marTop w:val="0"/>
      <w:marBottom w:val="0"/>
      <w:divBdr>
        <w:top w:val="none" w:sz="0" w:space="0" w:color="auto"/>
        <w:left w:val="none" w:sz="0" w:space="0" w:color="auto"/>
        <w:bottom w:val="none" w:sz="0" w:space="0" w:color="auto"/>
        <w:right w:val="none" w:sz="0" w:space="0" w:color="auto"/>
      </w:divBdr>
    </w:div>
    <w:div w:id="1269851589">
      <w:bodyDiv w:val="1"/>
      <w:marLeft w:val="0"/>
      <w:marRight w:val="0"/>
      <w:marTop w:val="0"/>
      <w:marBottom w:val="0"/>
      <w:divBdr>
        <w:top w:val="none" w:sz="0" w:space="0" w:color="auto"/>
        <w:left w:val="none" w:sz="0" w:space="0" w:color="auto"/>
        <w:bottom w:val="none" w:sz="0" w:space="0" w:color="auto"/>
        <w:right w:val="none" w:sz="0" w:space="0" w:color="auto"/>
      </w:divBdr>
    </w:div>
    <w:div w:id="1270891265">
      <w:bodyDiv w:val="1"/>
      <w:marLeft w:val="0"/>
      <w:marRight w:val="0"/>
      <w:marTop w:val="0"/>
      <w:marBottom w:val="0"/>
      <w:divBdr>
        <w:top w:val="none" w:sz="0" w:space="0" w:color="auto"/>
        <w:left w:val="none" w:sz="0" w:space="0" w:color="auto"/>
        <w:bottom w:val="none" w:sz="0" w:space="0" w:color="auto"/>
        <w:right w:val="none" w:sz="0" w:space="0" w:color="auto"/>
      </w:divBdr>
    </w:div>
    <w:div w:id="1274239929">
      <w:bodyDiv w:val="1"/>
      <w:marLeft w:val="0"/>
      <w:marRight w:val="0"/>
      <w:marTop w:val="0"/>
      <w:marBottom w:val="0"/>
      <w:divBdr>
        <w:top w:val="none" w:sz="0" w:space="0" w:color="auto"/>
        <w:left w:val="none" w:sz="0" w:space="0" w:color="auto"/>
        <w:bottom w:val="none" w:sz="0" w:space="0" w:color="auto"/>
        <w:right w:val="none" w:sz="0" w:space="0" w:color="auto"/>
      </w:divBdr>
    </w:div>
    <w:div w:id="1275137476">
      <w:bodyDiv w:val="1"/>
      <w:marLeft w:val="0"/>
      <w:marRight w:val="0"/>
      <w:marTop w:val="0"/>
      <w:marBottom w:val="0"/>
      <w:divBdr>
        <w:top w:val="none" w:sz="0" w:space="0" w:color="auto"/>
        <w:left w:val="none" w:sz="0" w:space="0" w:color="auto"/>
        <w:bottom w:val="none" w:sz="0" w:space="0" w:color="auto"/>
        <w:right w:val="none" w:sz="0" w:space="0" w:color="auto"/>
      </w:divBdr>
    </w:div>
    <w:div w:id="1275870769">
      <w:bodyDiv w:val="1"/>
      <w:marLeft w:val="0"/>
      <w:marRight w:val="0"/>
      <w:marTop w:val="0"/>
      <w:marBottom w:val="0"/>
      <w:divBdr>
        <w:top w:val="none" w:sz="0" w:space="0" w:color="auto"/>
        <w:left w:val="none" w:sz="0" w:space="0" w:color="auto"/>
        <w:bottom w:val="none" w:sz="0" w:space="0" w:color="auto"/>
        <w:right w:val="none" w:sz="0" w:space="0" w:color="auto"/>
      </w:divBdr>
    </w:div>
    <w:div w:id="1278563723">
      <w:bodyDiv w:val="1"/>
      <w:marLeft w:val="0"/>
      <w:marRight w:val="0"/>
      <w:marTop w:val="0"/>
      <w:marBottom w:val="0"/>
      <w:divBdr>
        <w:top w:val="none" w:sz="0" w:space="0" w:color="auto"/>
        <w:left w:val="none" w:sz="0" w:space="0" w:color="auto"/>
        <w:bottom w:val="none" w:sz="0" w:space="0" w:color="auto"/>
        <w:right w:val="none" w:sz="0" w:space="0" w:color="auto"/>
      </w:divBdr>
    </w:div>
    <w:div w:id="1286353977">
      <w:bodyDiv w:val="1"/>
      <w:marLeft w:val="0"/>
      <w:marRight w:val="0"/>
      <w:marTop w:val="0"/>
      <w:marBottom w:val="0"/>
      <w:divBdr>
        <w:top w:val="none" w:sz="0" w:space="0" w:color="auto"/>
        <w:left w:val="none" w:sz="0" w:space="0" w:color="auto"/>
        <w:bottom w:val="none" w:sz="0" w:space="0" w:color="auto"/>
        <w:right w:val="none" w:sz="0" w:space="0" w:color="auto"/>
      </w:divBdr>
    </w:div>
    <w:div w:id="1287076490">
      <w:bodyDiv w:val="1"/>
      <w:marLeft w:val="0"/>
      <w:marRight w:val="0"/>
      <w:marTop w:val="0"/>
      <w:marBottom w:val="0"/>
      <w:divBdr>
        <w:top w:val="none" w:sz="0" w:space="0" w:color="auto"/>
        <w:left w:val="none" w:sz="0" w:space="0" w:color="auto"/>
        <w:bottom w:val="none" w:sz="0" w:space="0" w:color="auto"/>
        <w:right w:val="none" w:sz="0" w:space="0" w:color="auto"/>
      </w:divBdr>
    </w:div>
    <w:div w:id="1290823729">
      <w:bodyDiv w:val="1"/>
      <w:marLeft w:val="0"/>
      <w:marRight w:val="0"/>
      <w:marTop w:val="0"/>
      <w:marBottom w:val="0"/>
      <w:divBdr>
        <w:top w:val="none" w:sz="0" w:space="0" w:color="auto"/>
        <w:left w:val="none" w:sz="0" w:space="0" w:color="auto"/>
        <w:bottom w:val="none" w:sz="0" w:space="0" w:color="auto"/>
        <w:right w:val="none" w:sz="0" w:space="0" w:color="auto"/>
      </w:divBdr>
    </w:div>
    <w:div w:id="1298680343">
      <w:bodyDiv w:val="1"/>
      <w:marLeft w:val="0"/>
      <w:marRight w:val="0"/>
      <w:marTop w:val="0"/>
      <w:marBottom w:val="0"/>
      <w:divBdr>
        <w:top w:val="none" w:sz="0" w:space="0" w:color="auto"/>
        <w:left w:val="none" w:sz="0" w:space="0" w:color="auto"/>
        <w:bottom w:val="none" w:sz="0" w:space="0" w:color="auto"/>
        <w:right w:val="none" w:sz="0" w:space="0" w:color="auto"/>
      </w:divBdr>
    </w:div>
    <w:div w:id="1302152488">
      <w:bodyDiv w:val="1"/>
      <w:marLeft w:val="0"/>
      <w:marRight w:val="0"/>
      <w:marTop w:val="0"/>
      <w:marBottom w:val="0"/>
      <w:divBdr>
        <w:top w:val="none" w:sz="0" w:space="0" w:color="auto"/>
        <w:left w:val="none" w:sz="0" w:space="0" w:color="auto"/>
        <w:bottom w:val="none" w:sz="0" w:space="0" w:color="auto"/>
        <w:right w:val="none" w:sz="0" w:space="0" w:color="auto"/>
      </w:divBdr>
    </w:div>
    <w:div w:id="1303926888">
      <w:bodyDiv w:val="1"/>
      <w:marLeft w:val="0"/>
      <w:marRight w:val="0"/>
      <w:marTop w:val="0"/>
      <w:marBottom w:val="0"/>
      <w:divBdr>
        <w:top w:val="none" w:sz="0" w:space="0" w:color="auto"/>
        <w:left w:val="none" w:sz="0" w:space="0" w:color="auto"/>
        <w:bottom w:val="none" w:sz="0" w:space="0" w:color="auto"/>
        <w:right w:val="none" w:sz="0" w:space="0" w:color="auto"/>
      </w:divBdr>
    </w:div>
    <w:div w:id="1310481343">
      <w:bodyDiv w:val="1"/>
      <w:marLeft w:val="0"/>
      <w:marRight w:val="0"/>
      <w:marTop w:val="0"/>
      <w:marBottom w:val="0"/>
      <w:divBdr>
        <w:top w:val="none" w:sz="0" w:space="0" w:color="auto"/>
        <w:left w:val="none" w:sz="0" w:space="0" w:color="auto"/>
        <w:bottom w:val="none" w:sz="0" w:space="0" w:color="auto"/>
        <w:right w:val="none" w:sz="0" w:space="0" w:color="auto"/>
      </w:divBdr>
    </w:div>
    <w:div w:id="1314066189">
      <w:bodyDiv w:val="1"/>
      <w:marLeft w:val="0"/>
      <w:marRight w:val="0"/>
      <w:marTop w:val="0"/>
      <w:marBottom w:val="0"/>
      <w:divBdr>
        <w:top w:val="none" w:sz="0" w:space="0" w:color="auto"/>
        <w:left w:val="none" w:sz="0" w:space="0" w:color="auto"/>
        <w:bottom w:val="none" w:sz="0" w:space="0" w:color="auto"/>
        <w:right w:val="none" w:sz="0" w:space="0" w:color="auto"/>
      </w:divBdr>
    </w:div>
    <w:div w:id="1329014058">
      <w:bodyDiv w:val="1"/>
      <w:marLeft w:val="0"/>
      <w:marRight w:val="0"/>
      <w:marTop w:val="0"/>
      <w:marBottom w:val="0"/>
      <w:divBdr>
        <w:top w:val="none" w:sz="0" w:space="0" w:color="auto"/>
        <w:left w:val="none" w:sz="0" w:space="0" w:color="auto"/>
        <w:bottom w:val="none" w:sz="0" w:space="0" w:color="auto"/>
        <w:right w:val="none" w:sz="0" w:space="0" w:color="auto"/>
      </w:divBdr>
    </w:div>
    <w:div w:id="1329553908">
      <w:bodyDiv w:val="1"/>
      <w:marLeft w:val="0"/>
      <w:marRight w:val="0"/>
      <w:marTop w:val="0"/>
      <w:marBottom w:val="0"/>
      <w:divBdr>
        <w:top w:val="none" w:sz="0" w:space="0" w:color="auto"/>
        <w:left w:val="none" w:sz="0" w:space="0" w:color="auto"/>
        <w:bottom w:val="none" w:sz="0" w:space="0" w:color="auto"/>
        <w:right w:val="none" w:sz="0" w:space="0" w:color="auto"/>
      </w:divBdr>
    </w:div>
    <w:div w:id="1331328029">
      <w:bodyDiv w:val="1"/>
      <w:marLeft w:val="0"/>
      <w:marRight w:val="0"/>
      <w:marTop w:val="0"/>
      <w:marBottom w:val="0"/>
      <w:divBdr>
        <w:top w:val="none" w:sz="0" w:space="0" w:color="auto"/>
        <w:left w:val="none" w:sz="0" w:space="0" w:color="auto"/>
        <w:bottom w:val="none" w:sz="0" w:space="0" w:color="auto"/>
        <w:right w:val="none" w:sz="0" w:space="0" w:color="auto"/>
      </w:divBdr>
    </w:div>
    <w:div w:id="1338263354">
      <w:bodyDiv w:val="1"/>
      <w:marLeft w:val="0"/>
      <w:marRight w:val="0"/>
      <w:marTop w:val="0"/>
      <w:marBottom w:val="0"/>
      <w:divBdr>
        <w:top w:val="none" w:sz="0" w:space="0" w:color="auto"/>
        <w:left w:val="none" w:sz="0" w:space="0" w:color="auto"/>
        <w:bottom w:val="none" w:sz="0" w:space="0" w:color="auto"/>
        <w:right w:val="none" w:sz="0" w:space="0" w:color="auto"/>
      </w:divBdr>
    </w:div>
    <w:div w:id="1340157445">
      <w:bodyDiv w:val="1"/>
      <w:marLeft w:val="0"/>
      <w:marRight w:val="0"/>
      <w:marTop w:val="0"/>
      <w:marBottom w:val="0"/>
      <w:divBdr>
        <w:top w:val="none" w:sz="0" w:space="0" w:color="auto"/>
        <w:left w:val="none" w:sz="0" w:space="0" w:color="auto"/>
        <w:bottom w:val="none" w:sz="0" w:space="0" w:color="auto"/>
        <w:right w:val="none" w:sz="0" w:space="0" w:color="auto"/>
      </w:divBdr>
      <w:divsChild>
        <w:div w:id="38408398">
          <w:marLeft w:val="0"/>
          <w:marRight w:val="0"/>
          <w:marTop w:val="0"/>
          <w:marBottom w:val="0"/>
          <w:divBdr>
            <w:top w:val="none" w:sz="0" w:space="0" w:color="auto"/>
            <w:left w:val="none" w:sz="0" w:space="0" w:color="auto"/>
            <w:bottom w:val="none" w:sz="0" w:space="0" w:color="auto"/>
            <w:right w:val="none" w:sz="0" w:space="0" w:color="auto"/>
          </w:divBdr>
        </w:div>
        <w:div w:id="132019083">
          <w:marLeft w:val="0"/>
          <w:marRight w:val="0"/>
          <w:marTop w:val="0"/>
          <w:marBottom w:val="0"/>
          <w:divBdr>
            <w:top w:val="none" w:sz="0" w:space="0" w:color="auto"/>
            <w:left w:val="none" w:sz="0" w:space="0" w:color="auto"/>
            <w:bottom w:val="none" w:sz="0" w:space="0" w:color="auto"/>
            <w:right w:val="none" w:sz="0" w:space="0" w:color="auto"/>
          </w:divBdr>
        </w:div>
        <w:div w:id="265622833">
          <w:marLeft w:val="0"/>
          <w:marRight w:val="0"/>
          <w:marTop w:val="0"/>
          <w:marBottom w:val="0"/>
          <w:divBdr>
            <w:top w:val="none" w:sz="0" w:space="0" w:color="auto"/>
            <w:left w:val="none" w:sz="0" w:space="0" w:color="auto"/>
            <w:bottom w:val="none" w:sz="0" w:space="0" w:color="auto"/>
            <w:right w:val="none" w:sz="0" w:space="0" w:color="auto"/>
          </w:divBdr>
        </w:div>
        <w:div w:id="266158984">
          <w:marLeft w:val="0"/>
          <w:marRight w:val="0"/>
          <w:marTop w:val="0"/>
          <w:marBottom w:val="0"/>
          <w:divBdr>
            <w:top w:val="none" w:sz="0" w:space="0" w:color="auto"/>
            <w:left w:val="none" w:sz="0" w:space="0" w:color="auto"/>
            <w:bottom w:val="none" w:sz="0" w:space="0" w:color="auto"/>
            <w:right w:val="none" w:sz="0" w:space="0" w:color="auto"/>
          </w:divBdr>
        </w:div>
        <w:div w:id="334724326">
          <w:marLeft w:val="0"/>
          <w:marRight w:val="0"/>
          <w:marTop w:val="0"/>
          <w:marBottom w:val="0"/>
          <w:divBdr>
            <w:top w:val="none" w:sz="0" w:space="0" w:color="auto"/>
            <w:left w:val="none" w:sz="0" w:space="0" w:color="auto"/>
            <w:bottom w:val="none" w:sz="0" w:space="0" w:color="auto"/>
            <w:right w:val="none" w:sz="0" w:space="0" w:color="auto"/>
          </w:divBdr>
        </w:div>
        <w:div w:id="409347256">
          <w:marLeft w:val="0"/>
          <w:marRight w:val="0"/>
          <w:marTop w:val="0"/>
          <w:marBottom w:val="0"/>
          <w:divBdr>
            <w:top w:val="none" w:sz="0" w:space="0" w:color="auto"/>
            <w:left w:val="none" w:sz="0" w:space="0" w:color="auto"/>
            <w:bottom w:val="none" w:sz="0" w:space="0" w:color="auto"/>
            <w:right w:val="none" w:sz="0" w:space="0" w:color="auto"/>
          </w:divBdr>
        </w:div>
        <w:div w:id="514004466">
          <w:marLeft w:val="0"/>
          <w:marRight w:val="0"/>
          <w:marTop w:val="0"/>
          <w:marBottom w:val="0"/>
          <w:divBdr>
            <w:top w:val="none" w:sz="0" w:space="0" w:color="auto"/>
            <w:left w:val="none" w:sz="0" w:space="0" w:color="auto"/>
            <w:bottom w:val="none" w:sz="0" w:space="0" w:color="auto"/>
            <w:right w:val="none" w:sz="0" w:space="0" w:color="auto"/>
          </w:divBdr>
        </w:div>
        <w:div w:id="649754921">
          <w:marLeft w:val="0"/>
          <w:marRight w:val="0"/>
          <w:marTop w:val="0"/>
          <w:marBottom w:val="0"/>
          <w:divBdr>
            <w:top w:val="none" w:sz="0" w:space="0" w:color="auto"/>
            <w:left w:val="none" w:sz="0" w:space="0" w:color="auto"/>
            <w:bottom w:val="none" w:sz="0" w:space="0" w:color="auto"/>
            <w:right w:val="none" w:sz="0" w:space="0" w:color="auto"/>
          </w:divBdr>
        </w:div>
        <w:div w:id="776025219">
          <w:marLeft w:val="0"/>
          <w:marRight w:val="0"/>
          <w:marTop w:val="0"/>
          <w:marBottom w:val="0"/>
          <w:divBdr>
            <w:top w:val="none" w:sz="0" w:space="0" w:color="auto"/>
            <w:left w:val="none" w:sz="0" w:space="0" w:color="auto"/>
            <w:bottom w:val="none" w:sz="0" w:space="0" w:color="auto"/>
            <w:right w:val="none" w:sz="0" w:space="0" w:color="auto"/>
          </w:divBdr>
        </w:div>
        <w:div w:id="929196957">
          <w:marLeft w:val="0"/>
          <w:marRight w:val="0"/>
          <w:marTop w:val="0"/>
          <w:marBottom w:val="0"/>
          <w:divBdr>
            <w:top w:val="none" w:sz="0" w:space="0" w:color="auto"/>
            <w:left w:val="none" w:sz="0" w:space="0" w:color="auto"/>
            <w:bottom w:val="none" w:sz="0" w:space="0" w:color="auto"/>
            <w:right w:val="none" w:sz="0" w:space="0" w:color="auto"/>
          </w:divBdr>
        </w:div>
        <w:div w:id="1210730807">
          <w:marLeft w:val="0"/>
          <w:marRight w:val="0"/>
          <w:marTop w:val="0"/>
          <w:marBottom w:val="0"/>
          <w:divBdr>
            <w:top w:val="none" w:sz="0" w:space="0" w:color="auto"/>
            <w:left w:val="none" w:sz="0" w:space="0" w:color="auto"/>
            <w:bottom w:val="none" w:sz="0" w:space="0" w:color="auto"/>
            <w:right w:val="none" w:sz="0" w:space="0" w:color="auto"/>
          </w:divBdr>
        </w:div>
        <w:div w:id="1271012524">
          <w:marLeft w:val="0"/>
          <w:marRight w:val="0"/>
          <w:marTop w:val="0"/>
          <w:marBottom w:val="0"/>
          <w:divBdr>
            <w:top w:val="none" w:sz="0" w:space="0" w:color="auto"/>
            <w:left w:val="none" w:sz="0" w:space="0" w:color="auto"/>
            <w:bottom w:val="none" w:sz="0" w:space="0" w:color="auto"/>
            <w:right w:val="none" w:sz="0" w:space="0" w:color="auto"/>
          </w:divBdr>
        </w:div>
        <w:div w:id="1275289140">
          <w:marLeft w:val="0"/>
          <w:marRight w:val="0"/>
          <w:marTop w:val="0"/>
          <w:marBottom w:val="0"/>
          <w:divBdr>
            <w:top w:val="none" w:sz="0" w:space="0" w:color="auto"/>
            <w:left w:val="none" w:sz="0" w:space="0" w:color="auto"/>
            <w:bottom w:val="none" w:sz="0" w:space="0" w:color="auto"/>
            <w:right w:val="none" w:sz="0" w:space="0" w:color="auto"/>
          </w:divBdr>
        </w:div>
        <w:div w:id="1302463028">
          <w:marLeft w:val="0"/>
          <w:marRight w:val="0"/>
          <w:marTop w:val="0"/>
          <w:marBottom w:val="0"/>
          <w:divBdr>
            <w:top w:val="none" w:sz="0" w:space="0" w:color="auto"/>
            <w:left w:val="none" w:sz="0" w:space="0" w:color="auto"/>
            <w:bottom w:val="none" w:sz="0" w:space="0" w:color="auto"/>
            <w:right w:val="none" w:sz="0" w:space="0" w:color="auto"/>
          </w:divBdr>
        </w:div>
        <w:div w:id="1753160564">
          <w:marLeft w:val="0"/>
          <w:marRight w:val="0"/>
          <w:marTop w:val="0"/>
          <w:marBottom w:val="0"/>
          <w:divBdr>
            <w:top w:val="none" w:sz="0" w:space="0" w:color="auto"/>
            <w:left w:val="none" w:sz="0" w:space="0" w:color="auto"/>
            <w:bottom w:val="none" w:sz="0" w:space="0" w:color="auto"/>
            <w:right w:val="none" w:sz="0" w:space="0" w:color="auto"/>
          </w:divBdr>
        </w:div>
        <w:div w:id="1780294410">
          <w:marLeft w:val="0"/>
          <w:marRight w:val="0"/>
          <w:marTop w:val="0"/>
          <w:marBottom w:val="0"/>
          <w:divBdr>
            <w:top w:val="none" w:sz="0" w:space="0" w:color="auto"/>
            <w:left w:val="none" w:sz="0" w:space="0" w:color="auto"/>
            <w:bottom w:val="none" w:sz="0" w:space="0" w:color="auto"/>
            <w:right w:val="none" w:sz="0" w:space="0" w:color="auto"/>
          </w:divBdr>
        </w:div>
      </w:divsChild>
    </w:div>
    <w:div w:id="1341085263">
      <w:bodyDiv w:val="1"/>
      <w:marLeft w:val="0"/>
      <w:marRight w:val="0"/>
      <w:marTop w:val="0"/>
      <w:marBottom w:val="0"/>
      <w:divBdr>
        <w:top w:val="none" w:sz="0" w:space="0" w:color="auto"/>
        <w:left w:val="none" w:sz="0" w:space="0" w:color="auto"/>
        <w:bottom w:val="none" w:sz="0" w:space="0" w:color="auto"/>
        <w:right w:val="none" w:sz="0" w:space="0" w:color="auto"/>
      </w:divBdr>
    </w:div>
    <w:div w:id="1344165279">
      <w:bodyDiv w:val="1"/>
      <w:marLeft w:val="0"/>
      <w:marRight w:val="0"/>
      <w:marTop w:val="0"/>
      <w:marBottom w:val="0"/>
      <w:divBdr>
        <w:top w:val="none" w:sz="0" w:space="0" w:color="auto"/>
        <w:left w:val="none" w:sz="0" w:space="0" w:color="auto"/>
        <w:bottom w:val="none" w:sz="0" w:space="0" w:color="auto"/>
        <w:right w:val="none" w:sz="0" w:space="0" w:color="auto"/>
      </w:divBdr>
    </w:div>
    <w:div w:id="1344210842">
      <w:bodyDiv w:val="1"/>
      <w:marLeft w:val="0"/>
      <w:marRight w:val="0"/>
      <w:marTop w:val="0"/>
      <w:marBottom w:val="0"/>
      <w:divBdr>
        <w:top w:val="none" w:sz="0" w:space="0" w:color="auto"/>
        <w:left w:val="none" w:sz="0" w:space="0" w:color="auto"/>
        <w:bottom w:val="none" w:sz="0" w:space="0" w:color="auto"/>
        <w:right w:val="none" w:sz="0" w:space="0" w:color="auto"/>
      </w:divBdr>
    </w:div>
    <w:div w:id="1345548665">
      <w:bodyDiv w:val="1"/>
      <w:marLeft w:val="0"/>
      <w:marRight w:val="0"/>
      <w:marTop w:val="0"/>
      <w:marBottom w:val="0"/>
      <w:divBdr>
        <w:top w:val="none" w:sz="0" w:space="0" w:color="auto"/>
        <w:left w:val="none" w:sz="0" w:space="0" w:color="auto"/>
        <w:bottom w:val="none" w:sz="0" w:space="0" w:color="auto"/>
        <w:right w:val="none" w:sz="0" w:space="0" w:color="auto"/>
      </w:divBdr>
    </w:div>
    <w:div w:id="1366179243">
      <w:bodyDiv w:val="1"/>
      <w:marLeft w:val="0"/>
      <w:marRight w:val="0"/>
      <w:marTop w:val="0"/>
      <w:marBottom w:val="0"/>
      <w:divBdr>
        <w:top w:val="none" w:sz="0" w:space="0" w:color="auto"/>
        <w:left w:val="none" w:sz="0" w:space="0" w:color="auto"/>
        <w:bottom w:val="none" w:sz="0" w:space="0" w:color="auto"/>
        <w:right w:val="none" w:sz="0" w:space="0" w:color="auto"/>
      </w:divBdr>
    </w:div>
    <w:div w:id="1370495465">
      <w:bodyDiv w:val="1"/>
      <w:marLeft w:val="0"/>
      <w:marRight w:val="0"/>
      <w:marTop w:val="0"/>
      <w:marBottom w:val="0"/>
      <w:divBdr>
        <w:top w:val="none" w:sz="0" w:space="0" w:color="auto"/>
        <w:left w:val="none" w:sz="0" w:space="0" w:color="auto"/>
        <w:bottom w:val="none" w:sz="0" w:space="0" w:color="auto"/>
        <w:right w:val="none" w:sz="0" w:space="0" w:color="auto"/>
      </w:divBdr>
    </w:div>
    <w:div w:id="1373185889">
      <w:bodyDiv w:val="1"/>
      <w:marLeft w:val="0"/>
      <w:marRight w:val="0"/>
      <w:marTop w:val="0"/>
      <w:marBottom w:val="0"/>
      <w:divBdr>
        <w:top w:val="none" w:sz="0" w:space="0" w:color="auto"/>
        <w:left w:val="none" w:sz="0" w:space="0" w:color="auto"/>
        <w:bottom w:val="none" w:sz="0" w:space="0" w:color="auto"/>
        <w:right w:val="none" w:sz="0" w:space="0" w:color="auto"/>
      </w:divBdr>
    </w:div>
    <w:div w:id="1373574238">
      <w:bodyDiv w:val="1"/>
      <w:marLeft w:val="0"/>
      <w:marRight w:val="0"/>
      <w:marTop w:val="0"/>
      <w:marBottom w:val="0"/>
      <w:divBdr>
        <w:top w:val="none" w:sz="0" w:space="0" w:color="auto"/>
        <w:left w:val="none" w:sz="0" w:space="0" w:color="auto"/>
        <w:bottom w:val="none" w:sz="0" w:space="0" w:color="auto"/>
        <w:right w:val="none" w:sz="0" w:space="0" w:color="auto"/>
      </w:divBdr>
    </w:div>
    <w:div w:id="1376268633">
      <w:bodyDiv w:val="1"/>
      <w:marLeft w:val="0"/>
      <w:marRight w:val="0"/>
      <w:marTop w:val="0"/>
      <w:marBottom w:val="0"/>
      <w:divBdr>
        <w:top w:val="none" w:sz="0" w:space="0" w:color="auto"/>
        <w:left w:val="none" w:sz="0" w:space="0" w:color="auto"/>
        <w:bottom w:val="none" w:sz="0" w:space="0" w:color="auto"/>
        <w:right w:val="none" w:sz="0" w:space="0" w:color="auto"/>
      </w:divBdr>
    </w:div>
    <w:div w:id="1376930901">
      <w:bodyDiv w:val="1"/>
      <w:marLeft w:val="0"/>
      <w:marRight w:val="0"/>
      <w:marTop w:val="0"/>
      <w:marBottom w:val="0"/>
      <w:divBdr>
        <w:top w:val="none" w:sz="0" w:space="0" w:color="auto"/>
        <w:left w:val="none" w:sz="0" w:space="0" w:color="auto"/>
        <w:bottom w:val="none" w:sz="0" w:space="0" w:color="auto"/>
        <w:right w:val="none" w:sz="0" w:space="0" w:color="auto"/>
      </w:divBdr>
    </w:div>
    <w:div w:id="1377700369">
      <w:bodyDiv w:val="1"/>
      <w:marLeft w:val="0"/>
      <w:marRight w:val="0"/>
      <w:marTop w:val="0"/>
      <w:marBottom w:val="0"/>
      <w:divBdr>
        <w:top w:val="none" w:sz="0" w:space="0" w:color="auto"/>
        <w:left w:val="none" w:sz="0" w:space="0" w:color="auto"/>
        <w:bottom w:val="none" w:sz="0" w:space="0" w:color="auto"/>
        <w:right w:val="none" w:sz="0" w:space="0" w:color="auto"/>
      </w:divBdr>
    </w:div>
    <w:div w:id="1378702348">
      <w:bodyDiv w:val="1"/>
      <w:marLeft w:val="0"/>
      <w:marRight w:val="0"/>
      <w:marTop w:val="0"/>
      <w:marBottom w:val="0"/>
      <w:divBdr>
        <w:top w:val="none" w:sz="0" w:space="0" w:color="auto"/>
        <w:left w:val="none" w:sz="0" w:space="0" w:color="auto"/>
        <w:bottom w:val="none" w:sz="0" w:space="0" w:color="auto"/>
        <w:right w:val="none" w:sz="0" w:space="0" w:color="auto"/>
      </w:divBdr>
    </w:div>
    <w:div w:id="1384596301">
      <w:bodyDiv w:val="1"/>
      <w:marLeft w:val="0"/>
      <w:marRight w:val="0"/>
      <w:marTop w:val="0"/>
      <w:marBottom w:val="0"/>
      <w:divBdr>
        <w:top w:val="none" w:sz="0" w:space="0" w:color="auto"/>
        <w:left w:val="none" w:sz="0" w:space="0" w:color="auto"/>
        <w:bottom w:val="none" w:sz="0" w:space="0" w:color="auto"/>
        <w:right w:val="none" w:sz="0" w:space="0" w:color="auto"/>
      </w:divBdr>
    </w:div>
    <w:div w:id="1384600602">
      <w:bodyDiv w:val="1"/>
      <w:marLeft w:val="0"/>
      <w:marRight w:val="0"/>
      <w:marTop w:val="0"/>
      <w:marBottom w:val="0"/>
      <w:divBdr>
        <w:top w:val="none" w:sz="0" w:space="0" w:color="auto"/>
        <w:left w:val="none" w:sz="0" w:space="0" w:color="auto"/>
        <w:bottom w:val="none" w:sz="0" w:space="0" w:color="auto"/>
        <w:right w:val="none" w:sz="0" w:space="0" w:color="auto"/>
      </w:divBdr>
    </w:div>
    <w:div w:id="1384862767">
      <w:bodyDiv w:val="1"/>
      <w:marLeft w:val="0"/>
      <w:marRight w:val="0"/>
      <w:marTop w:val="0"/>
      <w:marBottom w:val="0"/>
      <w:divBdr>
        <w:top w:val="none" w:sz="0" w:space="0" w:color="auto"/>
        <w:left w:val="none" w:sz="0" w:space="0" w:color="auto"/>
        <w:bottom w:val="none" w:sz="0" w:space="0" w:color="auto"/>
        <w:right w:val="none" w:sz="0" w:space="0" w:color="auto"/>
      </w:divBdr>
    </w:div>
    <w:div w:id="1386876646">
      <w:bodyDiv w:val="1"/>
      <w:marLeft w:val="0"/>
      <w:marRight w:val="0"/>
      <w:marTop w:val="0"/>
      <w:marBottom w:val="0"/>
      <w:divBdr>
        <w:top w:val="none" w:sz="0" w:space="0" w:color="auto"/>
        <w:left w:val="none" w:sz="0" w:space="0" w:color="auto"/>
        <w:bottom w:val="none" w:sz="0" w:space="0" w:color="auto"/>
        <w:right w:val="none" w:sz="0" w:space="0" w:color="auto"/>
      </w:divBdr>
    </w:div>
    <w:div w:id="1390226769">
      <w:bodyDiv w:val="1"/>
      <w:marLeft w:val="0"/>
      <w:marRight w:val="0"/>
      <w:marTop w:val="0"/>
      <w:marBottom w:val="0"/>
      <w:divBdr>
        <w:top w:val="none" w:sz="0" w:space="0" w:color="auto"/>
        <w:left w:val="none" w:sz="0" w:space="0" w:color="auto"/>
        <w:bottom w:val="none" w:sz="0" w:space="0" w:color="auto"/>
        <w:right w:val="none" w:sz="0" w:space="0" w:color="auto"/>
      </w:divBdr>
    </w:div>
    <w:div w:id="1391465565">
      <w:bodyDiv w:val="1"/>
      <w:marLeft w:val="0"/>
      <w:marRight w:val="0"/>
      <w:marTop w:val="0"/>
      <w:marBottom w:val="0"/>
      <w:divBdr>
        <w:top w:val="none" w:sz="0" w:space="0" w:color="auto"/>
        <w:left w:val="none" w:sz="0" w:space="0" w:color="auto"/>
        <w:bottom w:val="none" w:sz="0" w:space="0" w:color="auto"/>
        <w:right w:val="none" w:sz="0" w:space="0" w:color="auto"/>
      </w:divBdr>
    </w:div>
    <w:div w:id="1397122041">
      <w:bodyDiv w:val="1"/>
      <w:marLeft w:val="0"/>
      <w:marRight w:val="0"/>
      <w:marTop w:val="0"/>
      <w:marBottom w:val="0"/>
      <w:divBdr>
        <w:top w:val="none" w:sz="0" w:space="0" w:color="auto"/>
        <w:left w:val="none" w:sz="0" w:space="0" w:color="auto"/>
        <w:bottom w:val="none" w:sz="0" w:space="0" w:color="auto"/>
        <w:right w:val="none" w:sz="0" w:space="0" w:color="auto"/>
      </w:divBdr>
    </w:div>
    <w:div w:id="1398699475">
      <w:bodyDiv w:val="1"/>
      <w:marLeft w:val="0"/>
      <w:marRight w:val="0"/>
      <w:marTop w:val="0"/>
      <w:marBottom w:val="0"/>
      <w:divBdr>
        <w:top w:val="none" w:sz="0" w:space="0" w:color="auto"/>
        <w:left w:val="none" w:sz="0" w:space="0" w:color="auto"/>
        <w:bottom w:val="none" w:sz="0" w:space="0" w:color="auto"/>
        <w:right w:val="none" w:sz="0" w:space="0" w:color="auto"/>
      </w:divBdr>
    </w:div>
    <w:div w:id="1399013342">
      <w:bodyDiv w:val="1"/>
      <w:marLeft w:val="0"/>
      <w:marRight w:val="0"/>
      <w:marTop w:val="0"/>
      <w:marBottom w:val="0"/>
      <w:divBdr>
        <w:top w:val="none" w:sz="0" w:space="0" w:color="auto"/>
        <w:left w:val="none" w:sz="0" w:space="0" w:color="auto"/>
        <w:bottom w:val="none" w:sz="0" w:space="0" w:color="auto"/>
        <w:right w:val="none" w:sz="0" w:space="0" w:color="auto"/>
      </w:divBdr>
    </w:div>
    <w:div w:id="1401830675">
      <w:bodyDiv w:val="1"/>
      <w:marLeft w:val="0"/>
      <w:marRight w:val="0"/>
      <w:marTop w:val="0"/>
      <w:marBottom w:val="0"/>
      <w:divBdr>
        <w:top w:val="none" w:sz="0" w:space="0" w:color="auto"/>
        <w:left w:val="none" w:sz="0" w:space="0" w:color="auto"/>
        <w:bottom w:val="none" w:sz="0" w:space="0" w:color="auto"/>
        <w:right w:val="none" w:sz="0" w:space="0" w:color="auto"/>
      </w:divBdr>
    </w:div>
    <w:div w:id="1403525982">
      <w:bodyDiv w:val="1"/>
      <w:marLeft w:val="0"/>
      <w:marRight w:val="0"/>
      <w:marTop w:val="0"/>
      <w:marBottom w:val="0"/>
      <w:divBdr>
        <w:top w:val="none" w:sz="0" w:space="0" w:color="auto"/>
        <w:left w:val="none" w:sz="0" w:space="0" w:color="auto"/>
        <w:bottom w:val="none" w:sz="0" w:space="0" w:color="auto"/>
        <w:right w:val="none" w:sz="0" w:space="0" w:color="auto"/>
      </w:divBdr>
    </w:div>
    <w:div w:id="1416589011">
      <w:bodyDiv w:val="1"/>
      <w:marLeft w:val="0"/>
      <w:marRight w:val="0"/>
      <w:marTop w:val="0"/>
      <w:marBottom w:val="0"/>
      <w:divBdr>
        <w:top w:val="none" w:sz="0" w:space="0" w:color="auto"/>
        <w:left w:val="none" w:sz="0" w:space="0" w:color="auto"/>
        <w:bottom w:val="none" w:sz="0" w:space="0" w:color="auto"/>
        <w:right w:val="none" w:sz="0" w:space="0" w:color="auto"/>
      </w:divBdr>
    </w:div>
    <w:div w:id="1418748410">
      <w:bodyDiv w:val="1"/>
      <w:marLeft w:val="0"/>
      <w:marRight w:val="0"/>
      <w:marTop w:val="0"/>
      <w:marBottom w:val="0"/>
      <w:divBdr>
        <w:top w:val="none" w:sz="0" w:space="0" w:color="auto"/>
        <w:left w:val="none" w:sz="0" w:space="0" w:color="auto"/>
        <w:bottom w:val="none" w:sz="0" w:space="0" w:color="auto"/>
        <w:right w:val="none" w:sz="0" w:space="0" w:color="auto"/>
      </w:divBdr>
    </w:div>
    <w:div w:id="1422798259">
      <w:bodyDiv w:val="1"/>
      <w:marLeft w:val="0"/>
      <w:marRight w:val="0"/>
      <w:marTop w:val="0"/>
      <w:marBottom w:val="0"/>
      <w:divBdr>
        <w:top w:val="none" w:sz="0" w:space="0" w:color="auto"/>
        <w:left w:val="none" w:sz="0" w:space="0" w:color="auto"/>
        <w:bottom w:val="none" w:sz="0" w:space="0" w:color="auto"/>
        <w:right w:val="none" w:sz="0" w:space="0" w:color="auto"/>
      </w:divBdr>
    </w:div>
    <w:div w:id="1423527199">
      <w:bodyDiv w:val="1"/>
      <w:marLeft w:val="0"/>
      <w:marRight w:val="0"/>
      <w:marTop w:val="0"/>
      <w:marBottom w:val="0"/>
      <w:divBdr>
        <w:top w:val="none" w:sz="0" w:space="0" w:color="auto"/>
        <w:left w:val="none" w:sz="0" w:space="0" w:color="auto"/>
        <w:bottom w:val="none" w:sz="0" w:space="0" w:color="auto"/>
        <w:right w:val="none" w:sz="0" w:space="0" w:color="auto"/>
      </w:divBdr>
    </w:div>
    <w:div w:id="1424953128">
      <w:bodyDiv w:val="1"/>
      <w:marLeft w:val="0"/>
      <w:marRight w:val="0"/>
      <w:marTop w:val="0"/>
      <w:marBottom w:val="0"/>
      <w:divBdr>
        <w:top w:val="none" w:sz="0" w:space="0" w:color="auto"/>
        <w:left w:val="none" w:sz="0" w:space="0" w:color="auto"/>
        <w:bottom w:val="none" w:sz="0" w:space="0" w:color="auto"/>
        <w:right w:val="none" w:sz="0" w:space="0" w:color="auto"/>
      </w:divBdr>
    </w:div>
    <w:div w:id="1431199558">
      <w:bodyDiv w:val="1"/>
      <w:marLeft w:val="0"/>
      <w:marRight w:val="0"/>
      <w:marTop w:val="0"/>
      <w:marBottom w:val="0"/>
      <w:divBdr>
        <w:top w:val="none" w:sz="0" w:space="0" w:color="auto"/>
        <w:left w:val="none" w:sz="0" w:space="0" w:color="auto"/>
        <w:bottom w:val="none" w:sz="0" w:space="0" w:color="auto"/>
        <w:right w:val="none" w:sz="0" w:space="0" w:color="auto"/>
      </w:divBdr>
    </w:div>
    <w:div w:id="1435327151">
      <w:bodyDiv w:val="1"/>
      <w:marLeft w:val="0"/>
      <w:marRight w:val="0"/>
      <w:marTop w:val="0"/>
      <w:marBottom w:val="0"/>
      <w:divBdr>
        <w:top w:val="none" w:sz="0" w:space="0" w:color="auto"/>
        <w:left w:val="none" w:sz="0" w:space="0" w:color="auto"/>
        <w:bottom w:val="none" w:sz="0" w:space="0" w:color="auto"/>
        <w:right w:val="none" w:sz="0" w:space="0" w:color="auto"/>
      </w:divBdr>
    </w:div>
    <w:div w:id="1437212145">
      <w:bodyDiv w:val="1"/>
      <w:marLeft w:val="0"/>
      <w:marRight w:val="0"/>
      <w:marTop w:val="0"/>
      <w:marBottom w:val="0"/>
      <w:divBdr>
        <w:top w:val="none" w:sz="0" w:space="0" w:color="auto"/>
        <w:left w:val="none" w:sz="0" w:space="0" w:color="auto"/>
        <w:bottom w:val="none" w:sz="0" w:space="0" w:color="auto"/>
        <w:right w:val="none" w:sz="0" w:space="0" w:color="auto"/>
      </w:divBdr>
    </w:div>
    <w:div w:id="1437290561">
      <w:bodyDiv w:val="1"/>
      <w:marLeft w:val="0"/>
      <w:marRight w:val="0"/>
      <w:marTop w:val="0"/>
      <w:marBottom w:val="0"/>
      <w:divBdr>
        <w:top w:val="none" w:sz="0" w:space="0" w:color="auto"/>
        <w:left w:val="none" w:sz="0" w:space="0" w:color="auto"/>
        <w:bottom w:val="none" w:sz="0" w:space="0" w:color="auto"/>
        <w:right w:val="none" w:sz="0" w:space="0" w:color="auto"/>
      </w:divBdr>
    </w:div>
    <w:div w:id="1437291255">
      <w:bodyDiv w:val="1"/>
      <w:marLeft w:val="0"/>
      <w:marRight w:val="0"/>
      <w:marTop w:val="0"/>
      <w:marBottom w:val="0"/>
      <w:divBdr>
        <w:top w:val="none" w:sz="0" w:space="0" w:color="auto"/>
        <w:left w:val="none" w:sz="0" w:space="0" w:color="auto"/>
        <w:bottom w:val="none" w:sz="0" w:space="0" w:color="auto"/>
        <w:right w:val="none" w:sz="0" w:space="0" w:color="auto"/>
      </w:divBdr>
    </w:div>
    <w:div w:id="1440644913">
      <w:bodyDiv w:val="1"/>
      <w:marLeft w:val="0"/>
      <w:marRight w:val="0"/>
      <w:marTop w:val="0"/>
      <w:marBottom w:val="0"/>
      <w:divBdr>
        <w:top w:val="none" w:sz="0" w:space="0" w:color="auto"/>
        <w:left w:val="none" w:sz="0" w:space="0" w:color="auto"/>
        <w:bottom w:val="none" w:sz="0" w:space="0" w:color="auto"/>
        <w:right w:val="none" w:sz="0" w:space="0" w:color="auto"/>
      </w:divBdr>
    </w:div>
    <w:div w:id="1440953776">
      <w:bodyDiv w:val="1"/>
      <w:marLeft w:val="0"/>
      <w:marRight w:val="0"/>
      <w:marTop w:val="0"/>
      <w:marBottom w:val="0"/>
      <w:divBdr>
        <w:top w:val="none" w:sz="0" w:space="0" w:color="auto"/>
        <w:left w:val="none" w:sz="0" w:space="0" w:color="auto"/>
        <w:bottom w:val="none" w:sz="0" w:space="0" w:color="auto"/>
        <w:right w:val="none" w:sz="0" w:space="0" w:color="auto"/>
      </w:divBdr>
    </w:div>
    <w:div w:id="1444423832">
      <w:bodyDiv w:val="1"/>
      <w:marLeft w:val="0"/>
      <w:marRight w:val="0"/>
      <w:marTop w:val="0"/>
      <w:marBottom w:val="0"/>
      <w:divBdr>
        <w:top w:val="none" w:sz="0" w:space="0" w:color="auto"/>
        <w:left w:val="none" w:sz="0" w:space="0" w:color="auto"/>
        <w:bottom w:val="none" w:sz="0" w:space="0" w:color="auto"/>
        <w:right w:val="none" w:sz="0" w:space="0" w:color="auto"/>
      </w:divBdr>
    </w:div>
    <w:div w:id="1448232803">
      <w:bodyDiv w:val="1"/>
      <w:marLeft w:val="0"/>
      <w:marRight w:val="0"/>
      <w:marTop w:val="0"/>
      <w:marBottom w:val="0"/>
      <w:divBdr>
        <w:top w:val="none" w:sz="0" w:space="0" w:color="auto"/>
        <w:left w:val="none" w:sz="0" w:space="0" w:color="auto"/>
        <w:bottom w:val="none" w:sz="0" w:space="0" w:color="auto"/>
        <w:right w:val="none" w:sz="0" w:space="0" w:color="auto"/>
      </w:divBdr>
    </w:div>
    <w:div w:id="1455170399">
      <w:bodyDiv w:val="1"/>
      <w:marLeft w:val="0"/>
      <w:marRight w:val="0"/>
      <w:marTop w:val="0"/>
      <w:marBottom w:val="0"/>
      <w:divBdr>
        <w:top w:val="none" w:sz="0" w:space="0" w:color="auto"/>
        <w:left w:val="none" w:sz="0" w:space="0" w:color="auto"/>
        <w:bottom w:val="none" w:sz="0" w:space="0" w:color="auto"/>
        <w:right w:val="none" w:sz="0" w:space="0" w:color="auto"/>
      </w:divBdr>
    </w:div>
    <w:div w:id="1455976402">
      <w:bodyDiv w:val="1"/>
      <w:marLeft w:val="0"/>
      <w:marRight w:val="0"/>
      <w:marTop w:val="0"/>
      <w:marBottom w:val="0"/>
      <w:divBdr>
        <w:top w:val="none" w:sz="0" w:space="0" w:color="auto"/>
        <w:left w:val="none" w:sz="0" w:space="0" w:color="auto"/>
        <w:bottom w:val="none" w:sz="0" w:space="0" w:color="auto"/>
        <w:right w:val="none" w:sz="0" w:space="0" w:color="auto"/>
      </w:divBdr>
    </w:div>
    <w:div w:id="1459445437">
      <w:bodyDiv w:val="1"/>
      <w:marLeft w:val="0"/>
      <w:marRight w:val="0"/>
      <w:marTop w:val="0"/>
      <w:marBottom w:val="0"/>
      <w:divBdr>
        <w:top w:val="none" w:sz="0" w:space="0" w:color="auto"/>
        <w:left w:val="none" w:sz="0" w:space="0" w:color="auto"/>
        <w:bottom w:val="none" w:sz="0" w:space="0" w:color="auto"/>
        <w:right w:val="none" w:sz="0" w:space="0" w:color="auto"/>
      </w:divBdr>
    </w:div>
    <w:div w:id="1461876725">
      <w:bodyDiv w:val="1"/>
      <w:marLeft w:val="0"/>
      <w:marRight w:val="0"/>
      <w:marTop w:val="0"/>
      <w:marBottom w:val="0"/>
      <w:divBdr>
        <w:top w:val="none" w:sz="0" w:space="0" w:color="auto"/>
        <w:left w:val="none" w:sz="0" w:space="0" w:color="auto"/>
        <w:bottom w:val="none" w:sz="0" w:space="0" w:color="auto"/>
        <w:right w:val="none" w:sz="0" w:space="0" w:color="auto"/>
      </w:divBdr>
    </w:div>
    <w:div w:id="1469084781">
      <w:bodyDiv w:val="1"/>
      <w:marLeft w:val="0"/>
      <w:marRight w:val="0"/>
      <w:marTop w:val="0"/>
      <w:marBottom w:val="0"/>
      <w:divBdr>
        <w:top w:val="none" w:sz="0" w:space="0" w:color="auto"/>
        <w:left w:val="none" w:sz="0" w:space="0" w:color="auto"/>
        <w:bottom w:val="none" w:sz="0" w:space="0" w:color="auto"/>
        <w:right w:val="none" w:sz="0" w:space="0" w:color="auto"/>
      </w:divBdr>
    </w:div>
    <w:div w:id="1469516639">
      <w:bodyDiv w:val="1"/>
      <w:marLeft w:val="0"/>
      <w:marRight w:val="0"/>
      <w:marTop w:val="0"/>
      <w:marBottom w:val="0"/>
      <w:divBdr>
        <w:top w:val="none" w:sz="0" w:space="0" w:color="auto"/>
        <w:left w:val="none" w:sz="0" w:space="0" w:color="auto"/>
        <w:bottom w:val="none" w:sz="0" w:space="0" w:color="auto"/>
        <w:right w:val="none" w:sz="0" w:space="0" w:color="auto"/>
      </w:divBdr>
    </w:div>
    <w:div w:id="1471364209">
      <w:bodyDiv w:val="1"/>
      <w:marLeft w:val="0"/>
      <w:marRight w:val="0"/>
      <w:marTop w:val="0"/>
      <w:marBottom w:val="0"/>
      <w:divBdr>
        <w:top w:val="none" w:sz="0" w:space="0" w:color="auto"/>
        <w:left w:val="none" w:sz="0" w:space="0" w:color="auto"/>
        <w:bottom w:val="none" w:sz="0" w:space="0" w:color="auto"/>
        <w:right w:val="none" w:sz="0" w:space="0" w:color="auto"/>
      </w:divBdr>
    </w:div>
    <w:div w:id="1477189489">
      <w:bodyDiv w:val="1"/>
      <w:marLeft w:val="0"/>
      <w:marRight w:val="0"/>
      <w:marTop w:val="0"/>
      <w:marBottom w:val="0"/>
      <w:divBdr>
        <w:top w:val="none" w:sz="0" w:space="0" w:color="auto"/>
        <w:left w:val="none" w:sz="0" w:space="0" w:color="auto"/>
        <w:bottom w:val="none" w:sz="0" w:space="0" w:color="auto"/>
        <w:right w:val="none" w:sz="0" w:space="0" w:color="auto"/>
      </w:divBdr>
    </w:div>
    <w:div w:id="1478885940">
      <w:bodyDiv w:val="1"/>
      <w:marLeft w:val="0"/>
      <w:marRight w:val="0"/>
      <w:marTop w:val="0"/>
      <w:marBottom w:val="0"/>
      <w:divBdr>
        <w:top w:val="none" w:sz="0" w:space="0" w:color="auto"/>
        <w:left w:val="none" w:sz="0" w:space="0" w:color="auto"/>
        <w:bottom w:val="none" w:sz="0" w:space="0" w:color="auto"/>
        <w:right w:val="none" w:sz="0" w:space="0" w:color="auto"/>
      </w:divBdr>
    </w:div>
    <w:div w:id="1484155024">
      <w:bodyDiv w:val="1"/>
      <w:marLeft w:val="0"/>
      <w:marRight w:val="0"/>
      <w:marTop w:val="0"/>
      <w:marBottom w:val="0"/>
      <w:divBdr>
        <w:top w:val="none" w:sz="0" w:space="0" w:color="auto"/>
        <w:left w:val="none" w:sz="0" w:space="0" w:color="auto"/>
        <w:bottom w:val="none" w:sz="0" w:space="0" w:color="auto"/>
        <w:right w:val="none" w:sz="0" w:space="0" w:color="auto"/>
      </w:divBdr>
    </w:div>
    <w:div w:id="1494295196">
      <w:bodyDiv w:val="1"/>
      <w:marLeft w:val="0"/>
      <w:marRight w:val="0"/>
      <w:marTop w:val="0"/>
      <w:marBottom w:val="0"/>
      <w:divBdr>
        <w:top w:val="none" w:sz="0" w:space="0" w:color="auto"/>
        <w:left w:val="none" w:sz="0" w:space="0" w:color="auto"/>
        <w:bottom w:val="none" w:sz="0" w:space="0" w:color="auto"/>
        <w:right w:val="none" w:sz="0" w:space="0" w:color="auto"/>
      </w:divBdr>
    </w:div>
    <w:div w:id="1495605148">
      <w:bodyDiv w:val="1"/>
      <w:marLeft w:val="0"/>
      <w:marRight w:val="0"/>
      <w:marTop w:val="0"/>
      <w:marBottom w:val="0"/>
      <w:divBdr>
        <w:top w:val="none" w:sz="0" w:space="0" w:color="auto"/>
        <w:left w:val="none" w:sz="0" w:space="0" w:color="auto"/>
        <w:bottom w:val="none" w:sz="0" w:space="0" w:color="auto"/>
        <w:right w:val="none" w:sz="0" w:space="0" w:color="auto"/>
      </w:divBdr>
    </w:div>
    <w:div w:id="1496604925">
      <w:bodyDiv w:val="1"/>
      <w:marLeft w:val="0"/>
      <w:marRight w:val="0"/>
      <w:marTop w:val="0"/>
      <w:marBottom w:val="0"/>
      <w:divBdr>
        <w:top w:val="none" w:sz="0" w:space="0" w:color="auto"/>
        <w:left w:val="none" w:sz="0" w:space="0" w:color="auto"/>
        <w:bottom w:val="none" w:sz="0" w:space="0" w:color="auto"/>
        <w:right w:val="none" w:sz="0" w:space="0" w:color="auto"/>
      </w:divBdr>
    </w:div>
    <w:div w:id="1500119423">
      <w:bodyDiv w:val="1"/>
      <w:marLeft w:val="0"/>
      <w:marRight w:val="0"/>
      <w:marTop w:val="0"/>
      <w:marBottom w:val="0"/>
      <w:divBdr>
        <w:top w:val="none" w:sz="0" w:space="0" w:color="auto"/>
        <w:left w:val="none" w:sz="0" w:space="0" w:color="auto"/>
        <w:bottom w:val="none" w:sz="0" w:space="0" w:color="auto"/>
        <w:right w:val="none" w:sz="0" w:space="0" w:color="auto"/>
      </w:divBdr>
    </w:div>
    <w:div w:id="1500652719">
      <w:bodyDiv w:val="1"/>
      <w:marLeft w:val="0"/>
      <w:marRight w:val="0"/>
      <w:marTop w:val="0"/>
      <w:marBottom w:val="0"/>
      <w:divBdr>
        <w:top w:val="none" w:sz="0" w:space="0" w:color="auto"/>
        <w:left w:val="none" w:sz="0" w:space="0" w:color="auto"/>
        <w:bottom w:val="none" w:sz="0" w:space="0" w:color="auto"/>
        <w:right w:val="none" w:sz="0" w:space="0" w:color="auto"/>
      </w:divBdr>
    </w:div>
    <w:div w:id="1503011795">
      <w:bodyDiv w:val="1"/>
      <w:marLeft w:val="0"/>
      <w:marRight w:val="0"/>
      <w:marTop w:val="0"/>
      <w:marBottom w:val="0"/>
      <w:divBdr>
        <w:top w:val="none" w:sz="0" w:space="0" w:color="auto"/>
        <w:left w:val="none" w:sz="0" w:space="0" w:color="auto"/>
        <w:bottom w:val="none" w:sz="0" w:space="0" w:color="auto"/>
        <w:right w:val="none" w:sz="0" w:space="0" w:color="auto"/>
      </w:divBdr>
    </w:div>
    <w:div w:id="1524123368">
      <w:bodyDiv w:val="1"/>
      <w:marLeft w:val="0"/>
      <w:marRight w:val="0"/>
      <w:marTop w:val="0"/>
      <w:marBottom w:val="0"/>
      <w:divBdr>
        <w:top w:val="none" w:sz="0" w:space="0" w:color="auto"/>
        <w:left w:val="none" w:sz="0" w:space="0" w:color="auto"/>
        <w:bottom w:val="none" w:sz="0" w:space="0" w:color="auto"/>
        <w:right w:val="none" w:sz="0" w:space="0" w:color="auto"/>
      </w:divBdr>
    </w:div>
    <w:div w:id="1526018402">
      <w:bodyDiv w:val="1"/>
      <w:marLeft w:val="0"/>
      <w:marRight w:val="0"/>
      <w:marTop w:val="0"/>
      <w:marBottom w:val="0"/>
      <w:divBdr>
        <w:top w:val="none" w:sz="0" w:space="0" w:color="auto"/>
        <w:left w:val="none" w:sz="0" w:space="0" w:color="auto"/>
        <w:bottom w:val="none" w:sz="0" w:space="0" w:color="auto"/>
        <w:right w:val="none" w:sz="0" w:space="0" w:color="auto"/>
      </w:divBdr>
      <w:divsChild>
        <w:div w:id="282538984">
          <w:marLeft w:val="0"/>
          <w:marRight w:val="0"/>
          <w:marTop w:val="0"/>
          <w:marBottom w:val="0"/>
          <w:divBdr>
            <w:top w:val="none" w:sz="0" w:space="0" w:color="auto"/>
            <w:left w:val="none" w:sz="0" w:space="0" w:color="auto"/>
            <w:bottom w:val="none" w:sz="0" w:space="0" w:color="auto"/>
            <w:right w:val="none" w:sz="0" w:space="0" w:color="auto"/>
          </w:divBdr>
        </w:div>
      </w:divsChild>
    </w:div>
    <w:div w:id="1529678332">
      <w:bodyDiv w:val="1"/>
      <w:marLeft w:val="0"/>
      <w:marRight w:val="0"/>
      <w:marTop w:val="0"/>
      <w:marBottom w:val="0"/>
      <w:divBdr>
        <w:top w:val="none" w:sz="0" w:space="0" w:color="auto"/>
        <w:left w:val="none" w:sz="0" w:space="0" w:color="auto"/>
        <w:bottom w:val="none" w:sz="0" w:space="0" w:color="auto"/>
        <w:right w:val="none" w:sz="0" w:space="0" w:color="auto"/>
      </w:divBdr>
    </w:div>
    <w:div w:id="1533492001">
      <w:bodyDiv w:val="1"/>
      <w:marLeft w:val="0"/>
      <w:marRight w:val="0"/>
      <w:marTop w:val="0"/>
      <w:marBottom w:val="0"/>
      <w:divBdr>
        <w:top w:val="none" w:sz="0" w:space="0" w:color="auto"/>
        <w:left w:val="none" w:sz="0" w:space="0" w:color="auto"/>
        <w:bottom w:val="none" w:sz="0" w:space="0" w:color="auto"/>
        <w:right w:val="none" w:sz="0" w:space="0" w:color="auto"/>
      </w:divBdr>
    </w:div>
    <w:div w:id="1534466509">
      <w:bodyDiv w:val="1"/>
      <w:marLeft w:val="0"/>
      <w:marRight w:val="0"/>
      <w:marTop w:val="0"/>
      <w:marBottom w:val="0"/>
      <w:divBdr>
        <w:top w:val="none" w:sz="0" w:space="0" w:color="auto"/>
        <w:left w:val="none" w:sz="0" w:space="0" w:color="auto"/>
        <w:bottom w:val="none" w:sz="0" w:space="0" w:color="auto"/>
        <w:right w:val="none" w:sz="0" w:space="0" w:color="auto"/>
      </w:divBdr>
    </w:div>
    <w:div w:id="1541934175">
      <w:bodyDiv w:val="1"/>
      <w:marLeft w:val="0"/>
      <w:marRight w:val="0"/>
      <w:marTop w:val="0"/>
      <w:marBottom w:val="0"/>
      <w:divBdr>
        <w:top w:val="none" w:sz="0" w:space="0" w:color="auto"/>
        <w:left w:val="none" w:sz="0" w:space="0" w:color="auto"/>
        <w:bottom w:val="none" w:sz="0" w:space="0" w:color="auto"/>
        <w:right w:val="none" w:sz="0" w:space="0" w:color="auto"/>
      </w:divBdr>
    </w:div>
    <w:div w:id="1549490703">
      <w:bodyDiv w:val="1"/>
      <w:marLeft w:val="0"/>
      <w:marRight w:val="0"/>
      <w:marTop w:val="0"/>
      <w:marBottom w:val="0"/>
      <w:divBdr>
        <w:top w:val="none" w:sz="0" w:space="0" w:color="auto"/>
        <w:left w:val="none" w:sz="0" w:space="0" w:color="auto"/>
        <w:bottom w:val="none" w:sz="0" w:space="0" w:color="auto"/>
        <w:right w:val="none" w:sz="0" w:space="0" w:color="auto"/>
      </w:divBdr>
    </w:div>
    <w:div w:id="1550993560">
      <w:bodyDiv w:val="1"/>
      <w:marLeft w:val="0"/>
      <w:marRight w:val="0"/>
      <w:marTop w:val="0"/>
      <w:marBottom w:val="0"/>
      <w:divBdr>
        <w:top w:val="none" w:sz="0" w:space="0" w:color="auto"/>
        <w:left w:val="none" w:sz="0" w:space="0" w:color="auto"/>
        <w:bottom w:val="none" w:sz="0" w:space="0" w:color="auto"/>
        <w:right w:val="none" w:sz="0" w:space="0" w:color="auto"/>
      </w:divBdr>
    </w:div>
    <w:div w:id="1551379022">
      <w:bodyDiv w:val="1"/>
      <w:marLeft w:val="0"/>
      <w:marRight w:val="0"/>
      <w:marTop w:val="0"/>
      <w:marBottom w:val="0"/>
      <w:divBdr>
        <w:top w:val="none" w:sz="0" w:space="0" w:color="auto"/>
        <w:left w:val="none" w:sz="0" w:space="0" w:color="auto"/>
        <w:bottom w:val="none" w:sz="0" w:space="0" w:color="auto"/>
        <w:right w:val="none" w:sz="0" w:space="0" w:color="auto"/>
      </w:divBdr>
    </w:div>
    <w:div w:id="1554582371">
      <w:bodyDiv w:val="1"/>
      <w:marLeft w:val="0"/>
      <w:marRight w:val="0"/>
      <w:marTop w:val="0"/>
      <w:marBottom w:val="0"/>
      <w:divBdr>
        <w:top w:val="none" w:sz="0" w:space="0" w:color="auto"/>
        <w:left w:val="none" w:sz="0" w:space="0" w:color="auto"/>
        <w:bottom w:val="none" w:sz="0" w:space="0" w:color="auto"/>
        <w:right w:val="none" w:sz="0" w:space="0" w:color="auto"/>
      </w:divBdr>
    </w:div>
    <w:div w:id="1559591787">
      <w:bodyDiv w:val="1"/>
      <w:marLeft w:val="0"/>
      <w:marRight w:val="0"/>
      <w:marTop w:val="0"/>
      <w:marBottom w:val="0"/>
      <w:divBdr>
        <w:top w:val="none" w:sz="0" w:space="0" w:color="auto"/>
        <w:left w:val="none" w:sz="0" w:space="0" w:color="auto"/>
        <w:bottom w:val="none" w:sz="0" w:space="0" w:color="auto"/>
        <w:right w:val="none" w:sz="0" w:space="0" w:color="auto"/>
      </w:divBdr>
    </w:div>
    <w:div w:id="1559779533">
      <w:bodyDiv w:val="1"/>
      <w:marLeft w:val="0"/>
      <w:marRight w:val="0"/>
      <w:marTop w:val="0"/>
      <w:marBottom w:val="0"/>
      <w:divBdr>
        <w:top w:val="none" w:sz="0" w:space="0" w:color="auto"/>
        <w:left w:val="none" w:sz="0" w:space="0" w:color="auto"/>
        <w:bottom w:val="none" w:sz="0" w:space="0" w:color="auto"/>
        <w:right w:val="none" w:sz="0" w:space="0" w:color="auto"/>
      </w:divBdr>
    </w:div>
    <w:div w:id="1560825532">
      <w:bodyDiv w:val="1"/>
      <w:marLeft w:val="0"/>
      <w:marRight w:val="0"/>
      <w:marTop w:val="0"/>
      <w:marBottom w:val="0"/>
      <w:divBdr>
        <w:top w:val="none" w:sz="0" w:space="0" w:color="auto"/>
        <w:left w:val="none" w:sz="0" w:space="0" w:color="auto"/>
        <w:bottom w:val="none" w:sz="0" w:space="0" w:color="auto"/>
        <w:right w:val="none" w:sz="0" w:space="0" w:color="auto"/>
      </w:divBdr>
    </w:div>
    <w:div w:id="1573664274">
      <w:bodyDiv w:val="1"/>
      <w:marLeft w:val="0"/>
      <w:marRight w:val="0"/>
      <w:marTop w:val="0"/>
      <w:marBottom w:val="0"/>
      <w:divBdr>
        <w:top w:val="none" w:sz="0" w:space="0" w:color="auto"/>
        <w:left w:val="none" w:sz="0" w:space="0" w:color="auto"/>
        <w:bottom w:val="none" w:sz="0" w:space="0" w:color="auto"/>
        <w:right w:val="none" w:sz="0" w:space="0" w:color="auto"/>
      </w:divBdr>
    </w:div>
    <w:div w:id="1576472167">
      <w:bodyDiv w:val="1"/>
      <w:marLeft w:val="0"/>
      <w:marRight w:val="0"/>
      <w:marTop w:val="0"/>
      <w:marBottom w:val="0"/>
      <w:divBdr>
        <w:top w:val="none" w:sz="0" w:space="0" w:color="auto"/>
        <w:left w:val="none" w:sz="0" w:space="0" w:color="auto"/>
        <w:bottom w:val="none" w:sz="0" w:space="0" w:color="auto"/>
        <w:right w:val="none" w:sz="0" w:space="0" w:color="auto"/>
      </w:divBdr>
    </w:div>
    <w:div w:id="1582367268">
      <w:bodyDiv w:val="1"/>
      <w:marLeft w:val="0"/>
      <w:marRight w:val="0"/>
      <w:marTop w:val="0"/>
      <w:marBottom w:val="0"/>
      <w:divBdr>
        <w:top w:val="none" w:sz="0" w:space="0" w:color="auto"/>
        <w:left w:val="none" w:sz="0" w:space="0" w:color="auto"/>
        <w:bottom w:val="none" w:sz="0" w:space="0" w:color="auto"/>
        <w:right w:val="none" w:sz="0" w:space="0" w:color="auto"/>
      </w:divBdr>
    </w:div>
    <w:div w:id="1583946112">
      <w:bodyDiv w:val="1"/>
      <w:marLeft w:val="0"/>
      <w:marRight w:val="0"/>
      <w:marTop w:val="0"/>
      <w:marBottom w:val="0"/>
      <w:divBdr>
        <w:top w:val="none" w:sz="0" w:space="0" w:color="auto"/>
        <w:left w:val="none" w:sz="0" w:space="0" w:color="auto"/>
        <w:bottom w:val="none" w:sz="0" w:space="0" w:color="auto"/>
        <w:right w:val="none" w:sz="0" w:space="0" w:color="auto"/>
      </w:divBdr>
    </w:div>
    <w:div w:id="1587694139">
      <w:bodyDiv w:val="1"/>
      <w:marLeft w:val="0"/>
      <w:marRight w:val="0"/>
      <w:marTop w:val="0"/>
      <w:marBottom w:val="0"/>
      <w:divBdr>
        <w:top w:val="none" w:sz="0" w:space="0" w:color="auto"/>
        <w:left w:val="none" w:sz="0" w:space="0" w:color="auto"/>
        <w:bottom w:val="none" w:sz="0" w:space="0" w:color="auto"/>
        <w:right w:val="none" w:sz="0" w:space="0" w:color="auto"/>
      </w:divBdr>
    </w:div>
    <w:div w:id="1603344788">
      <w:bodyDiv w:val="1"/>
      <w:marLeft w:val="0"/>
      <w:marRight w:val="0"/>
      <w:marTop w:val="0"/>
      <w:marBottom w:val="0"/>
      <w:divBdr>
        <w:top w:val="none" w:sz="0" w:space="0" w:color="auto"/>
        <w:left w:val="none" w:sz="0" w:space="0" w:color="auto"/>
        <w:bottom w:val="none" w:sz="0" w:space="0" w:color="auto"/>
        <w:right w:val="none" w:sz="0" w:space="0" w:color="auto"/>
      </w:divBdr>
    </w:div>
    <w:div w:id="1605185765">
      <w:bodyDiv w:val="1"/>
      <w:marLeft w:val="0"/>
      <w:marRight w:val="0"/>
      <w:marTop w:val="0"/>
      <w:marBottom w:val="0"/>
      <w:divBdr>
        <w:top w:val="none" w:sz="0" w:space="0" w:color="auto"/>
        <w:left w:val="none" w:sz="0" w:space="0" w:color="auto"/>
        <w:bottom w:val="none" w:sz="0" w:space="0" w:color="auto"/>
        <w:right w:val="none" w:sz="0" w:space="0" w:color="auto"/>
      </w:divBdr>
    </w:div>
    <w:div w:id="1609659118">
      <w:bodyDiv w:val="1"/>
      <w:marLeft w:val="0"/>
      <w:marRight w:val="0"/>
      <w:marTop w:val="0"/>
      <w:marBottom w:val="0"/>
      <w:divBdr>
        <w:top w:val="none" w:sz="0" w:space="0" w:color="auto"/>
        <w:left w:val="none" w:sz="0" w:space="0" w:color="auto"/>
        <w:bottom w:val="none" w:sz="0" w:space="0" w:color="auto"/>
        <w:right w:val="none" w:sz="0" w:space="0" w:color="auto"/>
      </w:divBdr>
    </w:div>
    <w:div w:id="1610164870">
      <w:bodyDiv w:val="1"/>
      <w:marLeft w:val="0"/>
      <w:marRight w:val="0"/>
      <w:marTop w:val="0"/>
      <w:marBottom w:val="0"/>
      <w:divBdr>
        <w:top w:val="none" w:sz="0" w:space="0" w:color="auto"/>
        <w:left w:val="none" w:sz="0" w:space="0" w:color="auto"/>
        <w:bottom w:val="none" w:sz="0" w:space="0" w:color="auto"/>
        <w:right w:val="none" w:sz="0" w:space="0" w:color="auto"/>
      </w:divBdr>
    </w:div>
    <w:div w:id="1612973369">
      <w:bodyDiv w:val="1"/>
      <w:marLeft w:val="0"/>
      <w:marRight w:val="0"/>
      <w:marTop w:val="0"/>
      <w:marBottom w:val="0"/>
      <w:divBdr>
        <w:top w:val="none" w:sz="0" w:space="0" w:color="auto"/>
        <w:left w:val="none" w:sz="0" w:space="0" w:color="auto"/>
        <w:bottom w:val="none" w:sz="0" w:space="0" w:color="auto"/>
        <w:right w:val="none" w:sz="0" w:space="0" w:color="auto"/>
      </w:divBdr>
    </w:div>
    <w:div w:id="1613512528">
      <w:bodyDiv w:val="1"/>
      <w:marLeft w:val="0"/>
      <w:marRight w:val="0"/>
      <w:marTop w:val="0"/>
      <w:marBottom w:val="0"/>
      <w:divBdr>
        <w:top w:val="none" w:sz="0" w:space="0" w:color="auto"/>
        <w:left w:val="none" w:sz="0" w:space="0" w:color="auto"/>
        <w:bottom w:val="none" w:sz="0" w:space="0" w:color="auto"/>
        <w:right w:val="none" w:sz="0" w:space="0" w:color="auto"/>
      </w:divBdr>
    </w:div>
    <w:div w:id="1613779510">
      <w:bodyDiv w:val="1"/>
      <w:marLeft w:val="0"/>
      <w:marRight w:val="0"/>
      <w:marTop w:val="0"/>
      <w:marBottom w:val="0"/>
      <w:divBdr>
        <w:top w:val="none" w:sz="0" w:space="0" w:color="auto"/>
        <w:left w:val="none" w:sz="0" w:space="0" w:color="auto"/>
        <w:bottom w:val="none" w:sz="0" w:space="0" w:color="auto"/>
        <w:right w:val="none" w:sz="0" w:space="0" w:color="auto"/>
      </w:divBdr>
    </w:div>
    <w:div w:id="1615558720">
      <w:bodyDiv w:val="1"/>
      <w:marLeft w:val="0"/>
      <w:marRight w:val="0"/>
      <w:marTop w:val="0"/>
      <w:marBottom w:val="0"/>
      <w:divBdr>
        <w:top w:val="none" w:sz="0" w:space="0" w:color="auto"/>
        <w:left w:val="none" w:sz="0" w:space="0" w:color="auto"/>
        <w:bottom w:val="none" w:sz="0" w:space="0" w:color="auto"/>
        <w:right w:val="none" w:sz="0" w:space="0" w:color="auto"/>
      </w:divBdr>
    </w:div>
    <w:div w:id="1617756847">
      <w:bodyDiv w:val="1"/>
      <w:marLeft w:val="0"/>
      <w:marRight w:val="0"/>
      <w:marTop w:val="0"/>
      <w:marBottom w:val="0"/>
      <w:divBdr>
        <w:top w:val="none" w:sz="0" w:space="0" w:color="auto"/>
        <w:left w:val="none" w:sz="0" w:space="0" w:color="auto"/>
        <w:bottom w:val="none" w:sz="0" w:space="0" w:color="auto"/>
        <w:right w:val="none" w:sz="0" w:space="0" w:color="auto"/>
      </w:divBdr>
    </w:div>
    <w:div w:id="1624920756">
      <w:bodyDiv w:val="1"/>
      <w:marLeft w:val="0"/>
      <w:marRight w:val="0"/>
      <w:marTop w:val="0"/>
      <w:marBottom w:val="0"/>
      <w:divBdr>
        <w:top w:val="none" w:sz="0" w:space="0" w:color="auto"/>
        <w:left w:val="none" w:sz="0" w:space="0" w:color="auto"/>
        <w:bottom w:val="none" w:sz="0" w:space="0" w:color="auto"/>
        <w:right w:val="none" w:sz="0" w:space="0" w:color="auto"/>
      </w:divBdr>
    </w:div>
    <w:div w:id="1627663765">
      <w:bodyDiv w:val="1"/>
      <w:marLeft w:val="0"/>
      <w:marRight w:val="0"/>
      <w:marTop w:val="0"/>
      <w:marBottom w:val="0"/>
      <w:divBdr>
        <w:top w:val="none" w:sz="0" w:space="0" w:color="auto"/>
        <w:left w:val="none" w:sz="0" w:space="0" w:color="auto"/>
        <w:bottom w:val="none" w:sz="0" w:space="0" w:color="auto"/>
        <w:right w:val="none" w:sz="0" w:space="0" w:color="auto"/>
      </w:divBdr>
    </w:div>
    <w:div w:id="1639412122">
      <w:bodyDiv w:val="1"/>
      <w:marLeft w:val="0"/>
      <w:marRight w:val="0"/>
      <w:marTop w:val="0"/>
      <w:marBottom w:val="0"/>
      <w:divBdr>
        <w:top w:val="none" w:sz="0" w:space="0" w:color="auto"/>
        <w:left w:val="none" w:sz="0" w:space="0" w:color="auto"/>
        <w:bottom w:val="none" w:sz="0" w:space="0" w:color="auto"/>
        <w:right w:val="none" w:sz="0" w:space="0" w:color="auto"/>
      </w:divBdr>
    </w:div>
    <w:div w:id="1650329908">
      <w:bodyDiv w:val="1"/>
      <w:marLeft w:val="0"/>
      <w:marRight w:val="0"/>
      <w:marTop w:val="0"/>
      <w:marBottom w:val="0"/>
      <w:divBdr>
        <w:top w:val="none" w:sz="0" w:space="0" w:color="auto"/>
        <w:left w:val="none" w:sz="0" w:space="0" w:color="auto"/>
        <w:bottom w:val="none" w:sz="0" w:space="0" w:color="auto"/>
        <w:right w:val="none" w:sz="0" w:space="0" w:color="auto"/>
      </w:divBdr>
    </w:div>
    <w:div w:id="1650475646">
      <w:bodyDiv w:val="1"/>
      <w:marLeft w:val="0"/>
      <w:marRight w:val="0"/>
      <w:marTop w:val="0"/>
      <w:marBottom w:val="0"/>
      <w:divBdr>
        <w:top w:val="none" w:sz="0" w:space="0" w:color="auto"/>
        <w:left w:val="none" w:sz="0" w:space="0" w:color="auto"/>
        <w:bottom w:val="none" w:sz="0" w:space="0" w:color="auto"/>
        <w:right w:val="none" w:sz="0" w:space="0" w:color="auto"/>
      </w:divBdr>
    </w:div>
    <w:div w:id="1657487730">
      <w:bodyDiv w:val="1"/>
      <w:marLeft w:val="0"/>
      <w:marRight w:val="0"/>
      <w:marTop w:val="0"/>
      <w:marBottom w:val="0"/>
      <w:divBdr>
        <w:top w:val="none" w:sz="0" w:space="0" w:color="auto"/>
        <w:left w:val="none" w:sz="0" w:space="0" w:color="auto"/>
        <w:bottom w:val="none" w:sz="0" w:space="0" w:color="auto"/>
        <w:right w:val="none" w:sz="0" w:space="0" w:color="auto"/>
      </w:divBdr>
    </w:div>
    <w:div w:id="1667785536">
      <w:bodyDiv w:val="1"/>
      <w:marLeft w:val="0"/>
      <w:marRight w:val="0"/>
      <w:marTop w:val="0"/>
      <w:marBottom w:val="0"/>
      <w:divBdr>
        <w:top w:val="none" w:sz="0" w:space="0" w:color="auto"/>
        <w:left w:val="none" w:sz="0" w:space="0" w:color="auto"/>
        <w:bottom w:val="none" w:sz="0" w:space="0" w:color="auto"/>
        <w:right w:val="none" w:sz="0" w:space="0" w:color="auto"/>
      </w:divBdr>
    </w:div>
    <w:div w:id="1671450332">
      <w:bodyDiv w:val="1"/>
      <w:marLeft w:val="0"/>
      <w:marRight w:val="0"/>
      <w:marTop w:val="0"/>
      <w:marBottom w:val="0"/>
      <w:divBdr>
        <w:top w:val="none" w:sz="0" w:space="0" w:color="auto"/>
        <w:left w:val="none" w:sz="0" w:space="0" w:color="auto"/>
        <w:bottom w:val="none" w:sz="0" w:space="0" w:color="auto"/>
        <w:right w:val="none" w:sz="0" w:space="0" w:color="auto"/>
      </w:divBdr>
    </w:div>
    <w:div w:id="1674990334">
      <w:bodyDiv w:val="1"/>
      <w:marLeft w:val="0"/>
      <w:marRight w:val="0"/>
      <w:marTop w:val="0"/>
      <w:marBottom w:val="0"/>
      <w:divBdr>
        <w:top w:val="none" w:sz="0" w:space="0" w:color="auto"/>
        <w:left w:val="none" w:sz="0" w:space="0" w:color="auto"/>
        <w:bottom w:val="none" w:sz="0" w:space="0" w:color="auto"/>
        <w:right w:val="none" w:sz="0" w:space="0" w:color="auto"/>
      </w:divBdr>
    </w:div>
    <w:div w:id="1679114360">
      <w:bodyDiv w:val="1"/>
      <w:marLeft w:val="0"/>
      <w:marRight w:val="0"/>
      <w:marTop w:val="0"/>
      <w:marBottom w:val="0"/>
      <w:divBdr>
        <w:top w:val="none" w:sz="0" w:space="0" w:color="auto"/>
        <w:left w:val="none" w:sz="0" w:space="0" w:color="auto"/>
        <w:bottom w:val="none" w:sz="0" w:space="0" w:color="auto"/>
        <w:right w:val="none" w:sz="0" w:space="0" w:color="auto"/>
      </w:divBdr>
    </w:div>
    <w:div w:id="1685941032">
      <w:bodyDiv w:val="1"/>
      <w:marLeft w:val="0"/>
      <w:marRight w:val="0"/>
      <w:marTop w:val="0"/>
      <w:marBottom w:val="0"/>
      <w:divBdr>
        <w:top w:val="none" w:sz="0" w:space="0" w:color="auto"/>
        <w:left w:val="none" w:sz="0" w:space="0" w:color="auto"/>
        <w:bottom w:val="none" w:sz="0" w:space="0" w:color="auto"/>
        <w:right w:val="none" w:sz="0" w:space="0" w:color="auto"/>
      </w:divBdr>
    </w:div>
    <w:div w:id="1687554851">
      <w:bodyDiv w:val="1"/>
      <w:marLeft w:val="0"/>
      <w:marRight w:val="0"/>
      <w:marTop w:val="0"/>
      <w:marBottom w:val="0"/>
      <w:divBdr>
        <w:top w:val="none" w:sz="0" w:space="0" w:color="auto"/>
        <w:left w:val="none" w:sz="0" w:space="0" w:color="auto"/>
        <w:bottom w:val="none" w:sz="0" w:space="0" w:color="auto"/>
        <w:right w:val="none" w:sz="0" w:space="0" w:color="auto"/>
      </w:divBdr>
    </w:div>
    <w:div w:id="1690065511">
      <w:bodyDiv w:val="1"/>
      <w:marLeft w:val="0"/>
      <w:marRight w:val="0"/>
      <w:marTop w:val="0"/>
      <w:marBottom w:val="0"/>
      <w:divBdr>
        <w:top w:val="none" w:sz="0" w:space="0" w:color="auto"/>
        <w:left w:val="none" w:sz="0" w:space="0" w:color="auto"/>
        <w:bottom w:val="none" w:sz="0" w:space="0" w:color="auto"/>
        <w:right w:val="none" w:sz="0" w:space="0" w:color="auto"/>
      </w:divBdr>
    </w:div>
    <w:div w:id="1692874180">
      <w:bodyDiv w:val="1"/>
      <w:marLeft w:val="0"/>
      <w:marRight w:val="0"/>
      <w:marTop w:val="0"/>
      <w:marBottom w:val="0"/>
      <w:divBdr>
        <w:top w:val="none" w:sz="0" w:space="0" w:color="auto"/>
        <w:left w:val="none" w:sz="0" w:space="0" w:color="auto"/>
        <w:bottom w:val="none" w:sz="0" w:space="0" w:color="auto"/>
        <w:right w:val="none" w:sz="0" w:space="0" w:color="auto"/>
      </w:divBdr>
    </w:div>
    <w:div w:id="1694964896">
      <w:bodyDiv w:val="1"/>
      <w:marLeft w:val="0"/>
      <w:marRight w:val="0"/>
      <w:marTop w:val="0"/>
      <w:marBottom w:val="0"/>
      <w:divBdr>
        <w:top w:val="none" w:sz="0" w:space="0" w:color="auto"/>
        <w:left w:val="none" w:sz="0" w:space="0" w:color="auto"/>
        <w:bottom w:val="none" w:sz="0" w:space="0" w:color="auto"/>
        <w:right w:val="none" w:sz="0" w:space="0" w:color="auto"/>
      </w:divBdr>
    </w:div>
    <w:div w:id="1695185200">
      <w:bodyDiv w:val="1"/>
      <w:marLeft w:val="0"/>
      <w:marRight w:val="0"/>
      <w:marTop w:val="0"/>
      <w:marBottom w:val="0"/>
      <w:divBdr>
        <w:top w:val="none" w:sz="0" w:space="0" w:color="auto"/>
        <w:left w:val="none" w:sz="0" w:space="0" w:color="auto"/>
        <w:bottom w:val="none" w:sz="0" w:space="0" w:color="auto"/>
        <w:right w:val="none" w:sz="0" w:space="0" w:color="auto"/>
      </w:divBdr>
    </w:div>
    <w:div w:id="1697543262">
      <w:bodyDiv w:val="1"/>
      <w:marLeft w:val="0"/>
      <w:marRight w:val="0"/>
      <w:marTop w:val="0"/>
      <w:marBottom w:val="0"/>
      <w:divBdr>
        <w:top w:val="none" w:sz="0" w:space="0" w:color="auto"/>
        <w:left w:val="none" w:sz="0" w:space="0" w:color="auto"/>
        <w:bottom w:val="none" w:sz="0" w:space="0" w:color="auto"/>
        <w:right w:val="none" w:sz="0" w:space="0" w:color="auto"/>
      </w:divBdr>
    </w:div>
    <w:div w:id="1702631202">
      <w:bodyDiv w:val="1"/>
      <w:marLeft w:val="0"/>
      <w:marRight w:val="0"/>
      <w:marTop w:val="0"/>
      <w:marBottom w:val="0"/>
      <w:divBdr>
        <w:top w:val="none" w:sz="0" w:space="0" w:color="auto"/>
        <w:left w:val="none" w:sz="0" w:space="0" w:color="auto"/>
        <w:bottom w:val="none" w:sz="0" w:space="0" w:color="auto"/>
        <w:right w:val="none" w:sz="0" w:space="0" w:color="auto"/>
      </w:divBdr>
    </w:div>
    <w:div w:id="1702708279">
      <w:bodyDiv w:val="1"/>
      <w:marLeft w:val="0"/>
      <w:marRight w:val="0"/>
      <w:marTop w:val="0"/>
      <w:marBottom w:val="0"/>
      <w:divBdr>
        <w:top w:val="none" w:sz="0" w:space="0" w:color="auto"/>
        <w:left w:val="none" w:sz="0" w:space="0" w:color="auto"/>
        <w:bottom w:val="none" w:sz="0" w:space="0" w:color="auto"/>
        <w:right w:val="none" w:sz="0" w:space="0" w:color="auto"/>
      </w:divBdr>
    </w:div>
    <w:div w:id="1703089379">
      <w:bodyDiv w:val="1"/>
      <w:marLeft w:val="0"/>
      <w:marRight w:val="0"/>
      <w:marTop w:val="0"/>
      <w:marBottom w:val="0"/>
      <w:divBdr>
        <w:top w:val="none" w:sz="0" w:space="0" w:color="auto"/>
        <w:left w:val="none" w:sz="0" w:space="0" w:color="auto"/>
        <w:bottom w:val="none" w:sz="0" w:space="0" w:color="auto"/>
        <w:right w:val="none" w:sz="0" w:space="0" w:color="auto"/>
      </w:divBdr>
    </w:div>
    <w:div w:id="1709337834">
      <w:bodyDiv w:val="1"/>
      <w:marLeft w:val="0"/>
      <w:marRight w:val="0"/>
      <w:marTop w:val="0"/>
      <w:marBottom w:val="0"/>
      <w:divBdr>
        <w:top w:val="none" w:sz="0" w:space="0" w:color="auto"/>
        <w:left w:val="none" w:sz="0" w:space="0" w:color="auto"/>
        <w:bottom w:val="none" w:sz="0" w:space="0" w:color="auto"/>
        <w:right w:val="none" w:sz="0" w:space="0" w:color="auto"/>
      </w:divBdr>
    </w:div>
    <w:div w:id="1715496359">
      <w:bodyDiv w:val="1"/>
      <w:marLeft w:val="0"/>
      <w:marRight w:val="0"/>
      <w:marTop w:val="0"/>
      <w:marBottom w:val="0"/>
      <w:divBdr>
        <w:top w:val="none" w:sz="0" w:space="0" w:color="auto"/>
        <w:left w:val="none" w:sz="0" w:space="0" w:color="auto"/>
        <w:bottom w:val="none" w:sz="0" w:space="0" w:color="auto"/>
        <w:right w:val="none" w:sz="0" w:space="0" w:color="auto"/>
      </w:divBdr>
    </w:div>
    <w:div w:id="1721127020">
      <w:bodyDiv w:val="1"/>
      <w:marLeft w:val="0"/>
      <w:marRight w:val="0"/>
      <w:marTop w:val="0"/>
      <w:marBottom w:val="0"/>
      <w:divBdr>
        <w:top w:val="none" w:sz="0" w:space="0" w:color="auto"/>
        <w:left w:val="none" w:sz="0" w:space="0" w:color="auto"/>
        <w:bottom w:val="none" w:sz="0" w:space="0" w:color="auto"/>
        <w:right w:val="none" w:sz="0" w:space="0" w:color="auto"/>
      </w:divBdr>
    </w:div>
    <w:div w:id="1734355327">
      <w:bodyDiv w:val="1"/>
      <w:marLeft w:val="0"/>
      <w:marRight w:val="0"/>
      <w:marTop w:val="0"/>
      <w:marBottom w:val="0"/>
      <w:divBdr>
        <w:top w:val="none" w:sz="0" w:space="0" w:color="auto"/>
        <w:left w:val="none" w:sz="0" w:space="0" w:color="auto"/>
        <w:bottom w:val="none" w:sz="0" w:space="0" w:color="auto"/>
        <w:right w:val="none" w:sz="0" w:space="0" w:color="auto"/>
      </w:divBdr>
    </w:div>
    <w:div w:id="1740472125">
      <w:bodyDiv w:val="1"/>
      <w:marLeft w:val="0"/>
      <w:marRight w:val="0"/>
      <w:marTop w:val="0"/>
      <w:marBottom w:val="0"/>
      <w:divBdr>
        <w:top w:val="none" w:sz="0" w:space="0" w:color="auto"/>
        <w:left w:val="none" w:sz="0" w:space="0" w:color="auto"/>
        <w:bottom w:val="none" w:sz="0" w:space="0" w:color="auto"/>
        <w:right w:val="none" w:sz="0" w:space="0" w:color="auto"/>
      </w:divBdr>
    </w:div>
    <w:div w:id="1741440624">
      <w:bodyDiv w:val="1"/>
      <w:marLeft w:val="0"/>
      <w:marRight w:val="0"/>
      <w:marTop w:val="0"/>
      <w:marBottom w:val="0"/>
      <w:divBdr>
        <w:top w:val="none" w:sz="0" w:space="0" w:color="auto"/>
        <w:left w:val="none" w:sz="0" w:space="0" w:color="auto"/>
        <w:bottom w:val="none" w:sz="0" w:space="0" w:color="auto"/>
        <w:right w:val="none" w:sz="0" w:space="0" w:color="auto"/>
      </w:divBdr>
    </w:div>
    <w:div w:id="1741707435">
      <w:bodyDiv w:val="1"/>
      <w:marLeft w:val="0"/>
      <w:marRight w:val="0"/>
      <w:marTop w:val="0"/>
      <w:marBottom w:val="0"/>
      <w:divBdr>
        <w:top w:val="none" w:sz="0" w:space="0" w:color="auto"/>
        <w:left w:val="none" w:sz="0" w:space="0" w:color="auto"/>
        <w:bottom w:val="none" w:sz="0" w:space="0" w:color="auto"/>
        <w:right w:val="none" w:sz="0" w:space="0" w:color="auto"/>
      </w:divBdr>
    </w:div>
    <w:div w:id="1743062134">
      <w:bodyDiv w:val="1"/>
      <w:marLeft w:val="0"/>
      <w:marRight w:val="0"/>
      <w:marTop w:val="0"/>
      <w:marBottom w:val="0"/>
      <w:divBdr>
        <w:top w:val="none" w:sz="0" w:space="0" w:color="auto"/>
        <w:left w:val="none" w:sz="0" w:space="0" w:color="auto"/>
        <w:bottom w:val="none" w:sz="0" w:space="0" w:color="auto"/>
        <w:right w:val="none" w:sz="0" w:space="0" w:color="auto"/>
      </w:divBdr>
    </w:div>
    <w:div w:id="1744982167">
      <w:bodyDiv w:val="1"/>
      <w:marLeft w:val="0"/>
      <w:marRight w:val="0"/>
      <w:marTop w:val="0"/>
      <w:marBottom w:val="0"/>
      <w:divBdr>
        <w:top w:val="none" w:sz="0" w:space="0" w:color="auto"/>
        <w:left w:val="none" w:sz="0" w:space="0" w:color="auto"/>
        <w:bottom w:val="none" w:sz="0" w:space="0" w:color="auto"/>
        <w:right w:val="none" w:sz="0" w:space="0" w:color="auto"/>
      </w:divBdr>
    </w:div>
    <w:div w:id="1752046632">
      <w:bodyDiv w:val="1"/>
      <w:marLeft w:val="0"/>
      <w:marRight w:val="0"/>
      <w:marTop w:val="0"/>
      <w:marBottom w:val="0"/>
      <w:divBdr>
        <w:top w:val="none" w:sz="0" w:space="0" w:color="auto"/>
        <w:left w:val="none" w:sz="0" w:space="0" w:color="auto"/>
        <w:bottom w:val="none" w:sz="0" w:space="0" w:color="auto"/>
        <w:right w:val="none" w:sz="0" w:space="0" w:color="auto"/>
      </w:divBdr>
    </w:div>
    <w:div w:id="1752463039">
      <w:bodyDiv w:val="1"/>
      <w:marLeft w:val="0"/>
      <w:marRight w:val="0"/>
      <w:marTop w:val="0"/>
      <w:marBottom w:val="0"/>
      <w:divBdr>
        <w:top w:val="none" w:sz="0" w:space="0" w:color="auto"/>
        <w:left w:val="none" w:sz="0" w:space="0" w:color="auto"/>
        <w:bottom w:val="none" w:sz="0" w:space="0" w:color="auto"/>
        <w:right w:val="none" w:sz="0" w:space="0" w:color="auto"/>
      </w:divBdr>
    </w:div>
    <w:div w:id="1760060958">
      <w:bodyDiv w:val="1"/>
      <w:marLeft w:val="0"/>
      <w:marRight w:val="0"/>
      <w:marTop w:val="0"/>
      <w:marBottom w:val="0"/>
      <w:divBdr>
        <w:top w:val="none" w:sz="0" w:space="0" w:color="auto"/>
        <w:left w:val="none" w:sz="0" w:space="0" w:color="auto"/>
        <w:bottom w:val="none" w:sz="0" w:space="0" w:color="auto"/>
        <w:right w:val="none" w:sz="0" w:space="0" w:color="auto"/>
      </w:divBdr>
    </w:div>
    <w:div w:id="1764916871">
      <w:bodyDiv w:val="1"/>
      <w:marLeft w:val="0"/>
      <w:marRight w:val="0"/>
      <w:marTop w:val="0"/>
      <w:marBottom w:val="0"/>
      <w:divBdr>
        <w:top w:val="none" w:sz="0" w:space="0" w:color="auto"/>
        <w:left w:val="none" w:sz="0" w:space="0" w:color="auto"/>
        <w:bottom w:val="none" w:sz="0" w:space="0" w:color="auto"/>
        <w:right w:val="none" w:sz="0" w:space="0" w:color="auto"/>
      </w:divBdr>
    </w:div>
    <w:div w:id="1768232573">
      <w:bodyDiv w:val="1"/>
      <w:marLeft w:val="0"/>
      <w:marRight w:val="0"/>
      <w:marTop w:val="0"/>
      <w:marBottom w:val="0"/>
      <w:divBdr>
        <w:top w:val="none" w:sz="0" w:space="0" w:color="auto"/>
        <w:left w:val="none" w:sz="0" w:space="0" w:color="auto"/>
        <w:bottom w:val="none" w:sz="0" w:space="0" w:color="auto"/>
        <w:right w:val="none" w:sz="0" w:space="0" w:color="auto"/>
      </w:divBdr>
    </w:div>
    <w:div w:id="1775127852">
      <w:bodyDiv w:val="1"/>
      <w:marLeft w:val="0"/>
      <w:marRight w:val="0"/>
      <w:marTop w:val="0"/>
      <w:marBottom w:val="0"/>
      <w:divBdr>
        <w:top w:val="none" w:sz="0" w:space="0" w:color="auto"/>
        <w:left w:val="none" w:sz="0" w:space="0" w:color="auto"/>
        <w:bottom w:val="none" w:sz="0" w:space="0" w:color="auto"/>
        <w:right w:val="none" w:sz="0" w:space="0" w:color="auto"/>
      </w:divBdr>
    </w:div>
    <w:div w:id="1775831547">
      <w:bodyDiv w:val="1"/>
      <w:marLeft w:val="0"/>
      <w:marRight w:val="0"/>
      <w:marTop w:val="0"/>
      <w:marBottom w:val="0"/>
      <w:divBdr>
        <w:top w:val="none" w:sz="0" w:space="0" w:color="auto"/>
        <w:left w:val="none" w:sz="0" w:space="0" w:color="auto"/>
        <w:bottom w:val="none" w:sz="0" w:space="0" w:color="auto"/>
        <w:right w:val="none" w:sz="0" w:space="0" w:color="auto"/>
      </w:divBdr>
    </w:div>
    <w:div w:id="1776972183">
      <w:bodyDiv w:val="1"/>
      <w:marLeft w:val="0"/>
      <w:marRight w:val="0"/>
      <w:marTop w:val="0"/>
      <w:marBottom w:val="0"/>
      <w:divBdr>
        <w:top w:val="none" w:sz="0" w:space="0" w:color="auto"/>
        <w:left w:val="none" w:sz="0" w:space="0" w:color="auto"/>
        <w:bottom w:val="none" w:sz="0" w:space="0" w:color="auto"/>
        <w:right w:val="none" w:sz="0" w:space="0" w:color="auto"/>
      </w:divBdr>
    </w:div>
    <w:div w:id="1780569217">
      <w:bodyDiv w:val="1"/>
      <w:marLeft w:val="0"/>
      <w:marRight w:val="0"/>
      <w:marTop w:val="0"/>
      <w:marBottom w:val="0"/>
      <w:divBdr>
        <w:top w:val="none" w:sz="0" w:space="0" w:color="auto"/>
        <w:left w:val="none" w:sz="0" w:space="0" w:color="auto"/>
        <w:bottom w:val="none" w:sz="0" w:space="0" w:color="auto"/>
        <w:right w:val="none" w:sz="0" w:space="0" w:color="auto"/>
      </w:divBdr>
    </w:div>
    <w:div w:id="1781142161">
      <w:bodyDiv w:val="1"/>
      <w:marLeft w:val="0"/>
      <w:marRight w:val="0"/>
      <w:marTop w:val="0"/>
      <w:marBottom w:val="0"/>
      <w:divBdr>
        <w:top w:val="none" w:sz="0" w:space="0" w:color="auto"/>
        <w:left w:val="none" w:sz="0" w:space="0" w:color="auto"/>
        <w:bottom w:val="none" w:sz="0" w:space="0" w:color="auto"/>
        <w:right w:val="none" w:sz="0" w:space="0" w:color="auto"/>
      </w:divBdr>
    </w:div>
    <w:div w:id="1784954833">
      <w:bodyDiv w:val="1"/>
      <w:marLeft w:val="0"/>
      <w:marRight w:val="0"/>
      <w:marTop w:val="0"/>
      <w:marBottom w:val="0"/>
      <w:divBdr>
        <w:top w:val="none" w:sz="0" w:space="0" w:color="auto"/>
        <w:left w:val="none" w:sz="0" w:space="0" w:color="auto"/>
        <w:bottom w:val="none" w:sz="0" w:space="0" w:color="auto"/>
        <w:right w:val="none" w:sz="0" w:space="0" w:color="auto"/>
      </w:divBdr>
    </w:div>
    <w:div w:id="1785730542">
      <w:bodyDiv w:val="1"/>
      <w:marLeft w:val="0"/>
      <w:marRight w:val="0"/>
      <w:marTop w:val="0"/>
      <w:marBottom w:val="0"/>
      <w:divBdr>
        <w:top w:val="none" w:sz="0" w:space="0" w:color="auto"/>
        <w:left w:val="none" w:sz="0" w:space="0" w:color="auto"/>
        <w:bottom w:val="none" w:sz="0" w:space="0" w:color="auto"/>
        <w:right w:val="none" w:sz="0" w:space="0" w:color="auto"/>
      </w:divBdr>
      <w:divsChild>
        <w:div w:id="1614821296">
          <w:marLeft w:val="0"/>
          <w:marRight w:val="0"/>
          <w:marTop w:val="0"/>
          <w:marBottom w:val="0"/>
          <w:divBdr>
            <w:top w:val="none" w:sz="0" w:space="0" w:color="auto"/>
            <w:left w:val="none" w:sz="0" w:space="0" w:color="auto"/>
            <w:bottom w:val="none" w:sz="0" w:space="0" w:color="auto"/>
            <w:right w:val="none" w:sz="0" w:space="0" w:color="auto"/>
          </w:divBdr>
        </w:div>
      </w:divsChild>
    </w:div>
    <w:div w:id="1786268059">
      <w:bodyDiv w:val="1"/>
      <w:marLeft w:val="0"/>
      <w:marRight w:val="0"/>
      <w:marTop w:val="0"/>
      <w:marBottom w:val="0"/>
      <w:divBdr>
        <w:top w:val="none" w:sz="0" w:space="0" w:color="auto"/>
        <w:left w:val="none" w:sz="0" w:space="0" w:color="auto"/>
        <w:bottom w:val="none" w:sz="0" w:space="0" w:color="auto"/>
        <w:right w:val="none" w:sz="0" w:space="0" w:color="auto"/>
      </w:divBdr>
    </w:div>
    <w:div w:id="1788964217">
      <w:bodyDiv w:val="1"/>
      <w:marLeft w:val="0"/>
      <w:marRight w:val="0"/>
      <w:marTop w:val="0"/>
      <w:marBottom w:val="0"/>
      <w:divBdr>
        <w:top w:val="none" w:sz="0" w:space="0" w:color="auto"/>
        <w:left w:val="none" w:sz="0" w:space="0" w:color="auto"/>
        <w:bottom w:val="none" w:sz="0" w:space="0" w:color="auto"/>
        <w:right w:val="none" w:sz="0" w:space="0" w:color="auto"/>
      </w:divBdr>
    </w:div>
    <w:div w:id="1789158617">
      <w:bodyDiv w:val="1"/>
      <w:marLeft w:val="0"/>
      <w:marRight w:val="0"/>
      <w:marTop w:val="0"/>
      <w:marBottom w:val="0"/>
      <w:divBdr>
        <w:top w:val="none" w:sz="0" w:space="0" w:color="auto"/>
        <w:left w:val="none" w:sz="0" w:space="0" w:color="auto"/>
        <w:bottom w:val="none" w:sz="0" w:space="0" w:color="auto"/>
        <w:right w:val="none" w:sz="0" w:space="0" w:color="auto"/>
      </w:divBdr>
    </w:div>
    <w:div w:id="1793356484">
      <w:bodyDiv w:val="1"/>
      <w:marLeft w:val="0"/>
      <w:marRight w:val="0"/>
      <w:marTop w:val="0"/>
      <w:marBottom w:val="0"/>
      <w:divBdr>
        <w:top w:val="none" w:sz="0" w:space="0" w:color="auto"/>
        <w:left w:val="none" w:sz="0" w:space="0" w:color="auto"/>
        <w:bottom w:val="none" w:sz="0" w:space="0" w:color="auto"/>
        <w:right w:val="none" w:sz="0" w:space="0" w:color="auto"/>
      </w:divBdr>
    </w:div>
    <w:div w:id="1794012090">
      <w:bodyDiv w:val="1"/>
      <w:marLeft w:val="0"/>
      <w:marRight w:val="0"/>
      <w:marTop w:val="0"/>
      <w:marBottom w:val="0"/>
      <w:divBdr>
        <w:top w:val="none" w:sz="0" w:space="0" w:color="auto"/>
        <w:left w:val="none" w:sz="0" w:space="0" w:color="auto"/>
        <w:bottom w:val="none" w:sz="0" w:space="0" w:color="auto"/>
        <w:right w:val="none" w:sz="0" w:space="0" w:color="auto"/>
      </w:divBdr>
    </w:div>
    <w:div w:id="1799226647">
      <w:bodyDiv w:val="1"/>
      <w:marLeft w:val="0"/>
      <w:marRight w:val="0"/>
      <w:marTop w:val="0"/>
      <w:marBottom w:val="0"/>
      <w:divBdr>
        <w:top w:val="none" w:sz="0" w:space="0" w:color="auto"/>
        <w:left w:val="none" w:sz="0" w:space="0" w:color="auto"/>
        <w:bottom w:val="none" w:sz="0" w:space="0" w:color="auto"/>
        <w:right w:val="none" w:sz="0" w:space="0" w:color="auto"/>
      </w:divBdr>
    </w:div>
    <w:div w:id="1802192518">
      <w:bodyDiv w:val="1"/>
      <w:marLeft w:val="0"/>
      <w:marRight w:val="0"/>
      <w:marTop w:val="0"/>
      <w:marBottom w:val="0"/>
      <w:divBdr>
        <w:top w:val="none" w:sz="0" w:space="0" w:color="auto"/>
        <w:left w:val="none" w:sz="0" w:space="0" w:color="auto"/>
        <w:bottom w:val="none" w:sz="0" w:space="0" w:color="auto"/>
        <w:right w:val="none" w:sz="0" w:space="0" w:color="auto"/>
      </w:divBdr>
      <w:divsChild>
        <w:div w:id="1365712424">
          <w:marLeft w:val="0"/>
          <w:marRight w:val="0"/>
          <w:marTop w:val="0"/>
          <w:marBottom w:val="0"/>
          <w:divBdr>
            <w:top w:val="none" w:sz="0" w:space="0" w:color="auto"/>
            <w:left w:val="none" w:sz="0" w:space="0" w:color="auto"/>
            <w:bottom w:val="none" w:sz="0" w:space="0" w:color="auto"/>
            <w:right w:val="none" w:sz="0" w:space="0" w:color="auto"/>
          </w:divBdr>
        </w:div>
      </w:divsChild>
    </w:div>
    <w:div w:id="1804806170">
      <w:bodyDiv w:val="1"/>
      <w:marLeft w:val="0"/>
      <w:marRight w:val="0"/>
      <w:marTop w:val="0"/>
      <w:marBottom w:val="0"/>
      <w:divBdr>
        <w:top w:val="none" w:sz="0" w:space="0" w:color="auto"/>
        <w:left w:val="none" w:sz="0" w:space="0" w:color="auto"/>
        <w:bottom w:val="none" w:sz="0" w:space="0" w:color="auto"/>
        <w:right w:val="none" w:sz="0" w:space="0" w:color="auto"/>
      </w:divBdr>
    </w:div>
    <w:div w:id="1806268364">
      <w:bodyDiv w:val="1"/>
      <w:marLeft w:val="0"/>
      <w:marRight w:val="0"/>
      <w:marTop w:val="0"/>
      <w:marBottom w:val="0"/>
      <w:divBdr>
        <w:top w:val="none" w:sz="0" w:space="0" w:color="auto"/>
        <w:left w:val="none" w:sz="0" w:space="0" w:color="auto"/>
        <w:bottom w:val="none" w:sz="0" w:space="0" w:color="auto"/>
        <w:right w:val="none" w:sz="0" w:space="0" w:color="auto"/>
      </w:divBdr>
    </w:div>
    <w:div w:id="1807888962">
      <w:bodyDiv w:val="1"/>
      <w:marLeft w:val="0"/>
      <w:marRight w:val="0"/>
      <w:marTop w:val="0"/>
      <w:marBottom w:val="0"/>
      <w:divBdr>
        <w:top w:val="none" w:sz="0" w:space="0" w:color="auto"/>
        <w:left w:val="none" w:sz="0" w:space="0" w:color="auto"/>
        <w:bottom w:val="none" w:sz="0" w:space="0" w:color="auto"/>
        <w:right w:val="none" w:sz="0" w:space="0" w:color="auto"/>
      </w:divBdr>
    </w:div>
    <w:div w:id="1808007697">
      <w:bodyDiv w:val="1"/>
      <w:marLeft w:val="0"/>
      <w:marRight w:val="0"/>
      <w:marTop w:val="0"/>
      <w:marBottom w:val="0"/>
      <w:divBdr>
        <w:top w:val="none" w:sz="0" w:space="0" w:color="auto"/>
        <w:left w:val="none" w:sz="0" w:space="0" w:color="auto"/>
        <w:bottom w:val="none" w:sz="0" w:space="0" w:color="auto"/>
        <w:right w:val="none" w:sz="0" w:space="0" w:color="auto"/>
      </w:divBdr>
    </w:div>
    <w:div w:id="1810123469">
      <w:bodyDiv w:val="1"/>
      <w:marLeft w:val="0"/>
      <w:marRight w:val="0"/>
      <w:marTop w:val="0"/>
      <w:marBottom w:val="0"/>
      <w:divBdr>
        <w:top w:val="none" w:sz="0" w:space="0" w:color="auto"/>
        <w:left w:val="none" w:sz="0" w:space="0" w:color="auto"/>
        <w:bottom w:val="none" w:sz="0" w:space="0" w:color="auto"/>
        <w:right w:val="none" w:sz="0" w:space="0" w:color="auto"/>
      </w:divBdr>
    </w:div>
    <w:div w:id="1829056901">
      <w:bodyDiv w:val="1"/>
      <w:marLeft w:val="0"/>
      <w:marRight w:val="0"/>
      <w:marTop w:val="0"/>
      <w:marBottom w:val="0"/>
      <w:divBdr>
        <w:top w:val="none" w:sz="0" w:space="0" w:color="auto"/>
        <w:left w:val="none" w:sz="0" w:space="0" w:color="auto"/>
        <w:bottom w:val="none" w:sz="0" w:space="0" w:color="auto"/>
        <w:right w:val="none" w:sz="0" w:space="0" w:color="auto"/>
      </w:divBdr>
    </w:div>
    <w:div w:id="1830096734">
      <w:bodyDiv w:val="1"/>
      <w:marLeft w:val="0"/>
      <w:marRight w:val="0"/>
      <w:marTop w:val="0"/>
      <w:marBottom w:val="0"/>
      <w:divBdr>
        <w:top w:val="none" w:sz="0" w:space="0" w:color="auto"/>
        <w:left w:val="none" w:sz="0" w:space="0" w:color="auto"/>
        <w:bottom w:val="none" w:sz="0" w:space="0" w:color="auto"/>
        <w:right w:val="none" w:sz="0" w:space="0" w:color="auto"/>
      </w:divBdr>
    </w:div>
    <w:div w:id="1833637672">
      <w:bodyDiv w:val="1"/>
      <w:marLeft w:val="0"/>
      <w:marRight w:val="0"/>
      <w:marTop w:val="0"/>
      <w:marBottom w:val="0"/>
      <w:divBdr>
        <w:top w:val="none" w:sz="0" w:space="0" w:color="auto"/>
        <w:left w:val="none" w:sz="0" w:space="0" w:color="auto"/>
        <w:bottom w:val="none" w:sz="0" w:space="0" w:color="auto"/>
        <w:right w:val="none" w:sz="0" w:space="0" w:color="auto"/>
      </w:divBdr>
    </w:div>
    <w:div w:id="1835950836">
      <w:bodyDiv w:val="1"/>
      <w:marLeft w:val="0"/>
      <w:marRight w:val="0"/>
      <w:marTop w:val="0"/>
      <w:marBottom w:val="0"/>
      <w:divBdr>
        <w:top w:val="none" w:sz="0" w:space="0" w:color="auto"/>
        <w:left w:val="none" w:sz="0" w:space="0" w:color="auto"/>
        <w:bottom w:val="none" w:sz="0" w:space="0" w:color="auto"/>
        <w:right w:val="none" w:sz="0" w:space="0" w:color="auto"/>
      </w:divBdr>
      <w:divsChild>
        <w:div w:id="8678527">
          <w:marLeft w:val="0"/>
          <w:marRight w:val="0"/>
          <w:marTop w:val="0"/>
          <w:marBottom w:val="0"/>
          <w:divBdr>
            <w:top w:val="none" w:sz="0" w:space="0" w:color="auto"/>
            <w:left w:val="none" w:sz="0" w:space="0" w:color="auto"/>
            <w:bottom w:val="none" w:sz="0" w:space="0" w:color="auto"/>
            <w:right w:val="none" w:sz="0" w:space="0" w:color="auto"/>
          </w:divBdr>
        </w:div>
        <w:div w:id="38821368">
          <w:marLeft w:val="0"/>
          <w:marRight w:val="0"/>
          <w:marTop w:val="0"/>
          <w:marBottom w:val="0"/>
          <w:divBdr>
            <w:top w:val="none" w:sz="0" w:space="0" w:color="auto"/>
            <w:left w:val="none" w:sz="0" w:space="0" w:color="auto"/>
            <w:bottom w:val="none" w:sz="0" w:space="0" w:color="auto"/>
            <w:right w:val="none" w:sz="0" w:space="0" w:color="auto"/>
          </w:divBdr>
        </w:div>
        <w:div w:id="39284188">
          <w:marLeft w:val="0"/>
          <w:marRight w:val="0"/>
          <w:marTop w:val="0"/>
          <w:marBottom w:val="0"/>
          <w:divBdr>
            <w:top w:val="none" w:sz="0" w:space="0" w:color="auto"/>
            <w:left w:val="none" w:sz="0" w:space="0" w:color="auto"/>
            <w:bottom w:val="none" w:sz="0" w:space="0" w:color="auto"/>
            <w:right w:val="none" w:sz="0" w:space="0" w:color="auto"/>
          </w:divBdr>
        </w:div>
        <w:div w:id="61950822">
          <w:marLeft w:val="0"/>
          <w:marRight w:val="0"/>
          <w:marTop w:val="0"/>
          <w:marBottom w:val="0"/>
          <w:divBdr>
            <w:top w:val="none" w:sz="0" w:space="0" w:color="auto"/>
            <w:left w:val="none" w:sz="0" w:space="0" w:color="auto"/>
            <w:bottom w:val="none" w:sz="0" w:space="0" w:color="auto"/>
            <w:right w:val="none" w:sz="0" w:space="0" w:color="auto"/>
          </w:divBdr>
        </w:div>
        <w:div w:id="80681347">
          <w:marLeft w:val="0"/>
          <w:marRight w:val="0"/>
          <w:marTop w:val="0"/>
          <w:marBottom w:val="0"/>
          <w:divBdr>
            <w:top w:val="none" w:sz="0" w:space="0" w:color="auto"/>
            <w:left w:val="none" w:sz="0" w:space="0" w:color="auto"/>
            <w:bottom w:val="none" w:sz="0" w:space="0" w:color="auto"/>
            <w:right w:val="none" w:sz="0" w:space="0" w:color="auto"/>
          </w:divBdr>
        </w:div>
        <w:div w:id="85536203">
          <w:marLeft w:val="0"/>
          <w:marRight w:val="0"/>
          <w:marTop w:val="0"/>
          <w:marBottom w:val="0"/>
          <w:divBdr>
            <w:top w:val="none" w:sz="0" w:space="0" w:color="auto"/>
            <w:left w:val="none" w:sz="0" w:space="0" w:color="auto"/>
            <w:bottom w:val="none" w:sz="0" w:space="0" w:color="auto"/>
            <w:right w:val="none" w:sz="0" w:space="0" w:color="auto"/>
          </w:divBdr>
        </w:div>
        <w:div w:id="99419796">
          <w:marLeft w:val="0"/>
          <w:marRight w:val="0"/>
          <w:marTop w:val="0"/>
          <w:marBottom w:val="0"/>
          <w:divBdr>
            <w:top w:val="none" w:sz="0" w:space="0" w:color="auto"/>
            <w:left w:val="none" w:sz="0" w:space="0" w:color="auto"/>
            <w:bottom w:val="none" w:sz="0" w:space="0" w:color="auto"/>
            <w:right w:val="none" w:sz="0" w:space="0" w:color="auto"/>
          </w:divBdr>
        </w:div>
        <w:div w:id="132799613">
          <w:marLeft w:val="0"/>
          <w:marRight w:val="0"/>
          <w:marTop w:val="0"/>
          <w:marBottom w:val="0"/>
          <w:divBdr>
            <w:top w:val="none" w:sz="0" w:space="0" w:color="auto"/>
            <w:left w:val="none" w:sz="0" w:space="0" w:color="auto"/>
            <w:bottom w:val="none" w:sz="0" w:space="0" w:color="auto"/>
            <w:right w:val="none" w:sz="0" w:space="0" w:color="auto"/>
          </w:divBdr>
        </w:div>
        <w:div w:id="137454445">
          <w:marLeft w:val="0"/>
          <w:marRight w:val="0"/>
          <w:marTop w:val="0"/>
          <w:marBottom w:val="0"/>
          <w:divBdr>
            <w:top w:val="none" w:sz="0" w:space="0" w:color="auto"/>
            <w:left w:val="none" w:sz="0" w:space="0" w:color="auto"/>
            <w:bottom w:val="none" w:sz="0" w:space="0" w:color="auto"/>
            <w:right w:val="none" w:sz="0" w:space="0" w:color="auto"/>
          </w:divBdr>
        </w:div>
        <w:div w:id="171339080">
          <w:marLeft w:val="0"/>
          <w:marRight w:val="0"/>
          <w:marTop w:val="0"/>
          <w:marBottom w:val="0"/>
          <w:divBdr>
            <w:top w:val="none" w:sz="0" w:space="0" w:color="auto"/>
            <w:left w:val="none" w:sz="0" w:space="0" w:color="auto"/>
            <w:bottom w:val="none" w:sz="0" w:space="0" w:color="auto"/>
            <w:right w:val="none" w:sz="0" w:space="0" w:color="auto"/>
          </w:divBdr>
        </w:div>
        <w:div w:id="185682254">
          <w:marLeft w:val="0"/>
          <w:marRight w:val="0"/>
          <w:marTop w:val="0"/>
          <w:marBottom w:val="0"/>
          <w:divBdr>
            <w:top w:val="none" w:sz="0" w:space="0" w:color="auto"/>
            <w:left w:val="none" w:sz="0" w:space="0" w:color="auto"/>
            <w:bottom w:val="none" w:sz="0" w:space="0" w:color="auto"/>
            <w:right w:val="none" w:sz="0" w:space="0" w:color="auto"/>
          </w:divBdr>
        </w:div>
        <w:div w:id="223610430">
          <w:marLeft w:val="0"/>
          <w:marRight w:val="0"/>
          <w:marTop w:val="0"/>
          <w:marBottom w:val="0"/>
          <w:divBdr>
            <w:top w:val="none" w:sz="0" w:space="0" w:color="auto"/>
            <w:left w:val="none" w:sz="0" w:space="0" w:color="auto"/>
            <w:bottom w:val="none" w:sz="0" w:space="0" w:color="auto"/>
            <w:right w:val="none" w:sz="0" w:space="0" w:color="auto"/>
          </w:divBdr>
        </w:div>
        <w:div w:id="224099194">
          <w:marLeft w:val="0"/>
          <w:marRight w:val="0"/>
          <w:marTop w:val="0"/>
          <w:marBottom w:val="0"/>
          <w:divBdr>
            <w:top w:val="none" w:sz="0" w:space="0" w:color="auto"/>
            <w:left w:val="none" w:sz="0" w:space="0" w:color="auto"/>
            <w:bottom w:val="none" w:sz="0" w:space="0" w:color="auto"/>
            <w:right w:val="none" w:sz="0" w:space="0" w:color="auto"/>
          </w:divBdr>
        </w:div>
        <w:div w:id="258685617">
          <w:marLeft w:val="0"/>
          <w:marRight w:val="0"/>
          <w:marTop w:val="0"/>
          <w:marBottom w:val="0"/>
          <w:divBdr>
            <w:top w:val="none" w:sz="0" w:space="0" w:color="auto"/>
            <w:left w:val="none" w:sz="0" w:space="0" w:color="auto"/>
            <w:bottom w:val="none" w:sz="0" w:space="0" w:color="auto"/>
            <w:right w:val="none" w:sz="0" w:space="0" w:color="auto"/>
          </w:divBdr>
        </w:div>
        <w:div w:id="274336246">
          <w:marLeft w:val="0"/>
          <w:marRight w:val="0"/>
          <w:marTop w:val="0"/>
          <w:marBottom w:val="0"/>
          <w:divBdr>
            <w:top w:val="none" w:sz="0" w:space="0" w:color="auto"/>
            <w:left w:val="none" w:sz="0" w:space="0" w:color="auto"/>
            <w:bottom w:val="none" w:sz="0" w:space="0" w:color="auto"/>
            <w:right w:val="none" w:sz="0" w:space="0" w:color="auto"/>
          </w:divBdr>
        </w:div>
        <w:div w:id="292949546">
          <w:marLeft w:val="0"/>
          <w:marRight w:val="0"/>
          <w:marTop w:val="0"/>
          <w:marBottom w:val="0"/>
          <w:divBdr>
            <w:top w:val="none" w:sz="0" w:space="0" w:color="auto"/>
            <w:left w:val="none" w:sz="0" w:space="0" w:color="auto"/>
            <w:bottom w:val="none" w:sz="0" w:space="0" w:color="auto"/>
            <w:right w:val="none" w:sz="0" w:space="0" w:color="auto"/>
          </w:divBdr>
        </w:div>
        <w:div w:id="310906725">
          <w:marLeft w:val="0"/>
          <w:marRight w:val="0"/>
          <w:marTop w:val="0"/>
          <w:marBottom w:val="0"/>
          <w:divBdr>
            <w:top w:val="none" w:sz="0" w:space="0" w:color="auto"/>
            <w:left w:val="none" w:sz="0" w:space="0" w:color="auto"/>
            <w:bottom w:val="none" w:sz="0" w:space="0" w:color="auto"/>
            <w:right w:val="none" w:sz="0" w:space="0" w:color="auto"/>
          </w:divBdr>
        </w:div>
        <w:div w:id="334309157">
          <w:marLeft w:val="0"/>
          <w:marRight w:val="0"/>
          <w:marTop w:val="0"/>
          <w:marBottom w:val="0"/>
          <w:divBdr>
            <w:top w:val="none" w:sz="0" w:space="0" w:color="auto"/>
            <w:left w:val="none" w:sz="0" w:space="0" w:color="auto"/>
            <w:bottom w:val="none" w:sz="0" w:space="0" w:color="auto"/>
            <w:right w:val="none" w:sz="0" w:space="0" w:color="auto"/>
          </w:divBdr>
        </w:div>
        <w:div w:id="354817838">
          <w:marLeft w:val="0"/>
          <w:marRight w:val="0"/>
          <w:marTop w:val="0"/>
          <w:marBottom w:val="0"/>
          <w:divBdr>
            <w:top w:val="none" w:sz="0" w:space="0" w:color="auto"/>
            <w:left w:val="none" w:sz="0" w:space="0" w:color="auto"/>
            <w:bottom w:val="none" w:sz="0" w:space="0" w:color="auto"/>
            <w:right w:val="none" w:sz="0" w:space="0" w:color="auto"/>
          </w:divBdr>
        </w:div>
        <w:div w:id="356009328">
          <w:marLeft w:val="0"/>
          <w:marRight w:val="0"/>
          <w:marTop w:val="0"/>
          <w:marBottom w:val="0"/>
          <w:divBdr>
            <w:top w:val="none" w:sz="0" w:space="0" w:color="auto"/>
            <w:left w:val="none" w:sz="0" w:space="0" w:color="auto"/>
            <w:bottom w:val="none" w:sz="0" w:space="0" w:color="auto"/>
            <w:right w:val="none" w:sz="0" w:space="0" w:color="auto"/>
          </w:divBdr>
        </w:div>
        <w:div w:id="362295294">
          <w:marLeft w:val="0"/>
          <w:marRight w:val="0"/>
          <w:marTop w:val="0"/>
          <w:marBottom w:val="0"/>
          <w:divBdr>
            <w:top w:val="none" w:sz="0" w:space="0" w:color="auto"/>
            <w:left w:val="none" w:sz="0" w:space="0" w:color="auto"/>
            <w:bottom w:val="none" w:sz="0" w:space="0" w:color="auto"/>
            <w:right w:val="none" w:sz="0" w:space="0" w:color="auto"/>
          </w:divBdr>
        </w:div>
        <w:div w:id="371540299">
          <w:marLeft w:val="0"/>
          <w:marRight w:val="0"/>
          <w:marTop w:val="0"/>
          <w:marBottom w:val="0"/>
          <w:divBdr>
            <w:top w:val="none" w:sz="0" w:space="0" w:color="auto"/>
            <w:left w:val="none" w:sz="0" w:space="0" w:color="auto"/>
            <w:bottom w:val="none" w:sz="0" w:space="0" w:color="auto"/>
            <w:right w:val="none" w:sz="0" w:space="0" w:color="auto"/>
          </w:divBdr>
        </w:div>
        <w:div w:id="442579776">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472450279">
          <w:marLeft w:val="0"/>
          <w:marRight w:val="0"/>
          <w:marTop w:val="0"/>
          <w:marBottom w:val="0"/>
          <w:divBdr>
            <w:top w:val="none" w:sz="0" w:space="0" w:color="auto"/>
            <w:left w:val="none" w:sz="0" w:space="0" w:color="auto"/>
            <w:bottom w:val="none" w:sz="0" w:space="0" w:color="auto"/>
            <w:right w:val="none" w:sz="0" w:space="0" w:color="auto"/>
          </w:divBdr>
        </w:div>
        <w:div w:id="478041931">
          <w:marLeft w:val="0"/>
          <w:marRight w:val="0"/>
          <w:marTop w:val="0"/>
          <w:marBottom w:val="0"/>
          <w:divBdr>
            <w:top w:val="none" w:sz="0" w:space="0" w:color="auto"/>
            <w:left w:val="none" w:sz="0" w:space="0" w:color="auto"/>
            <w:bottom w:val="none" w:sz="0" w:space="0" w:color="auto"/>
            <w:right w:val="none" w:sz="0" w:space="0" w:color="auto"/>
          </w:divBdr>
        </w:div>
        <w:div w:id="478495679">
          <w:marLeft w:val="0"/>
          <w:marRight w:val="0"/>
          <w:marTop w:val="0"/>
          <w:marBottom w:val="0"/>
          <w:divBdr>
            <w:top w:val="none" w:sz="0" w:space="0" w:color="auto"/>
            <w:left w:val="none" w:sz="0" w:space="0" w:color="auto"/>
            <w:bottom w:val="none" w:sz="0" w:space="0" w:color="auto"/>
            <w:right w:val="none" w:sz="0" w:space="0" w:color="auto"/>
          </w:divBdr>
        </w:div>
        <w:div w:id="501235848">
          <w:marLeft w:val="0"/>
          <w:marRight w:val="0"/>
          <w:marTop w:val="0"/>
          <w:marBottom w:val="0"/>
          <w:divBdr>
            <w:top w:val="none" w:sz="0" w:space="0" w:color="auto"/>
            <w:left w:val="none" w:sz="0" w:space="0" w:color="auto"/>
            <w:bottom w:val="none" w:sz="0" w:space="0" w:color="auto"/>
            <w:right w:val="none" w:sz="0" w:space="0" w:color="auto"/>
          </w:divBdr>
        </w:div>
        <w:div w:id="509107253">
          <w:marLeft w:val="0"/>
          <w:marRight w:val="0"/>
          <w:marTop w:val="0"/>
          <w:marBottom w:val="0"/>
          <w:divBdr>
            <w:top w:val="none" w:sz="0" w:space="0" w:color="auto"/>
            <w:left w:val="none" w:sz="0" w:space="0" w:color="auto"/>
            <w:bottom w:val="none" w:sz="0" w:space="0" w:color="auto"/>
            <w:right w:val="none" w:sz="0" w:space="0" w:color="auto"/>
          </w:divBdr>
        </w:div>
        <w:div w:id="524635182">
          <w:marLeft w:val="0"/>
          <w:marRight w:val="0"/>
          <w:marTop w:val="0"/>
          <w:marBottom w:val="0"/>
          <w:divBdr>
            <w:top w:val="none" w:sz="0" w:space="0" w:color="auto"/>
            <w:left w:val="none" w:sz="0" w:space="0" w:color="auto"/>
            <w:bottom w:val="none" w:sz="0" w:space="0" w:color="auto"/>
            <w:right w:val="none" w:sz="0" w:space="0" w:color="auto"/>
          </w:divBdr>
        </w:div>
        <w:div w:id="570119863">
          <w:marLeft w:val="0"/>
          <w:marRight w:val="0"/>
          <w:marTop w:val="0"/>
          <w:marBottom w:val="0"/>
          <w:divBdr>
            <w:top w:val="none" w:sz="0" w:space="0" w:color="auto"/>
            <w:left w:val="none" w:sz="0" w:space="0" w:color="auto"/>
            <w:bottom w:val="none" w:sz="0" w:space="0" w:color="auto"/>
            <w:right w:val="none" w:sz="0" w:space="0" w:color="auto"/>
          </w:divBdr>
        </w:div>
        <w:div w:id="598149078">
          <w:marLeft w:val="0"/>
          <w:marRight w:val="0"/>
          <w:marTop w:val="0"/>
          <w:marBottom w:val="0"/>
          <w:divBdr>
            <w:top w:val="none" w:sz="0" w:space="0" w:color="auto"/>
            <w:left w:val="none" w:sz="0" w:space="0" w:color="auto"/>
            <w:bottom w:val="none" w:sz="0" w:space="0" w:color="auto"/>
            <w:right w:val="none" w:sz="0" w:space="0" w:color="auto"/>
          </w:divBdr>
        </w:div>
        <w:div w:id="603149550">
          <w:marLeft w:val="0"/>
          <w:marRight w:val="0"/>
          <w:marTop w:val="0"/>
          <w:marBottom w:val="0"/>
          <w:divBdr>
            <w:top w:val="none" w:sz="0" w:space="0" w:color="auto"/>
            <w:left w:val="none" w:sz="0" w:space="0" w:color="auto"/>
            <w:bottom w:val="none" w:sz="0" w:space="0" w:color="auto"/>
            <w:right w:val="none" w:sz="0" w:space="0" w:color="auto"/>
          </w:divBdr>
        </w:div>
        <w:div w:id="620310743">
          <w:marLeft w:val="0"/>
          <w:marRight w:val="0"/>
          <w:marTop w:val="0"/>
          <w:marBottom w:val="0"/>
          <w:divBdr>
            <w:top w:val="none" w:sz="0" w:space="0" w:color="auto"/>
            <w:left w:val="none" w:sz="0" w:space="0" w:color="auto"/>
            <w:bottom w:val="none" w:sz="0" w:space="0" w:color="auto"/>
            <w:right w:val="none" w:sz="0" w:space="0" w:color="auto"/>
          </w:divBdr>
        </w:div>
        <w:div w:id="627131944">
          <w:marLeft w:val="0"/>
          <w:marRight w:val="0"/>
          <w:marTop w:val="0"/>
          <w:marBottom w:val="0"/>
          <w:divBdr>
            <w:top w:val="none" w:sz="0" w:space="0" w:color="auto"/>
            <w:left w:val="none" w:sz="0" w:space="0" w:color="auto"/>
            <w:bottom w:val="none" w:sz="0" w:space="0" w:color="auto"/>
            <w:right w:val="none" w:sz="0" w:space="0" w:color="auto"/>
          </w:divBdr>
        </w:div>
        <w:div w:id="770468658">
          <w:marLeft w:val="0"/>
          <w:marRight w:val="0"/>
          <w:marTop w:val="0"/>
          <w:marBottom w:val="0"/>
          <w:divBdr>
            <w:top w:val="none" w:sz="0" w:space="0" w:color="auto"/>
            <w:left w:val="none" w:sz="0" w:space="0" w:color="auto"/>
            <w:bottom w:val="none" w:sz="0" w:space="0" w:color="auto"/>
            <w:right w:val="none" w:sz="0" w:space="0" w:color="auto"/>
          </w:divBdr>
        </w:div>
        <w:div w:id="772823509">
          <w:marLeft w:val="0"/>
          <w:marRight w:val="0"/>
          <w:marTop w:val="0"/>
          <w:marBottom w:val="0"/>
          <w:divBdr>
            <w:top w:val="none" w:sz="0" w:space="0" w:color="auto"/>
            <w:left w:val="none" w:sz="0" w:space="0" w:color="auto"/>
            <w:bottom w:val="none" w:sz="0" w:space="0" w:color="auto"/>
            <w:right w:val="none" w:sz="0" w:space="0" w:color="auto"/>
          </w:divBdr>
        </w:div>
        <w:div w:id="835846887">
          <w:marLeft w:val="0"/>
          <w:marRight w:val="0"/>
          <w:marTop w:val="0"/>
          <w:marBottom w:val="0"/>
          <w:divBdr>
            <w:top w:val="none" w:sz="0" w:space="0" w:color="auto"/>
            <w:left w:val="none" w:sz="0" w:space="0" w:color="auto"/>
            <w:bottom w:val="none" w:sz="0" w:space="0" w:color="auto"/>
            <w:right w:val="none" w:sz="0" w:space="0" w:color="auto"/>
          </w:divBdr>
        </w:div>
        <w:div w:id="915286299">
          <w:marLeft w:val="0"/>
          <w:marRight w:val="0"/>
          <w:marTop w:val="0"/>
          <w:marBottom w:val="0"/>
          <w:divBdr>
            <w:top w:val="none" w:sz="0" w:space="0" w:color="auto"/>
            <w:left w:val="none" w:sz="0" w:space="0" w:color="auto"/>
            <w:bottom w:val="none" w:sz="0" w:space="0" w:color="auto"/>
            <w:right w:val="none" w:sz="0" w:space="0" w:color="auto"/>
          </w:divBdr>
        </w:div>
        <w:div w:id="958606644">
          <w:marLeft w:val="0"/>
          <w:marRight w:val="0"/>
          <w:marTop w:val="0"/>
          <w:marBottom w:val="0"/>
          <w:divBdr>
            <w:top w:val="none" w:sz="0" w:space="0" w:color="auto"/>
            <w:left w:val="none" w:sz="0" w:space="0" w:color="auto"/>
            <w:bottom w:val="none" w:sz="0" w:space="0" w:color="auto"/>
            <w:right w:val="none" w:sz="0" w:space="0" w:color="auto"/>
          </w:divBdr>
        </w:div>
        <w:div w:id="978650702">
          <w:marLeft w:val="0"/>
          <w:marRight w:val="0"/>
          <w:marTop w:val="0"/>
          <w:marBottom w:val="0"/>
          <w:divBdr>
            <w:top w:val="none" w:sz="0" w:space="0" w:color="auto"/>
            <w:left w:val="none" w:sz="0" w:space="0" w:color="auto"/>
            <w:bottom w:val="none" w:sz="0" w:space="0" w:color="auto"/>
            <w:right w:val="none" w:sz="0" w:space="0" w:color="auto"/>
          </w:divBdr>
        </w:div>
        <w:div w:id="1016807561">
          <w:marLeft w:val="0"/>
          <w:marRight w:val="0"/>
          <w:marTop w:val="0"/>
          <w:marBottom w:val="0"/>
          <w:divBdr>
            <w:top w:val="none" w:sz="0" w:space="0" w:color="auto"/>
            <w:left w:val="none" w:sz="0" w:space="0" w:color="auto"/>
            <w:bottom w:val="none" w:sz="0" w:space="0" w:color="auto"/>
            <w:right w:val="none" w:sz="0" w:space="0" w:color="auto"/>
          </w:divBdr>
        </w:div>
        <w:div w:id="1024670014">
          <w:marLeft w:val="0"/>
          <w:marRight w:val="0"/>
          <w:marTop w:val="0"/>
          <w:marBottom w:val="0"/>
          <w:divBdr>
            <w:top w:val="none" w:sz="0" w:space="0" w:color="auto"/>
            <w:left w:val="none" w:sz="0" w:space="0" w:color="auto"/>
            <w:bottom w:val="none" w:sz="0" w:space="0" w:color="auto"/>
            <w:right w:val="none" w:sz="0" w:space="0" w:color="auto"/>
          </w:divBdr>
        </w:div>
        <w:div w:id="1030302133">
          <w:marLeft w:val="0"/>
          <w:marRight w:val="0"/>
          <w:marTop w:val="0"/>
          <w:marBottom w:val="0"/>
          <w:divBdr>
            <w:top w:val="none" w:sz="0" w:space="0" w:color="auto"/>
            <w:left w:val="none" w:sz="0" w:space="0" w:color="auto"/>
            <w:bottom w:val="none" w:sz="0" w:space="0" w:color="auto"/>
            <w:right w:val="none" w:sz="0" w:space="0" w:color="auto"/>
          </w:divBdr>
        </w:div>
        <w:div w:id="1060055337">
          <w:marLeft w:val="0"/>
          <w:marRight w:val="0"/>
          <w:marTop w:val="0"/>
          <w:marBottom w:val="0"/>
          <w:divBdr>
            <w:top w:val="none" w:sz="0" w:space="0" w:color="auto"/>
            <w:left w:val="none" w:sz="0" w:space="0" w:color="auto"/>
            <w:bottom w:val="none" w:sz="0" w:space="0" w:color="auto"/>
            <w:right w:val="none" w:sz="0" w:space="0" w:color="auto"/>
          </w:divBdr>
        </w:div>
        <w:div w:id="1133983632">
          <w:marLeft w:val="0"/>
          <w:marRight w:val="0"/>
          <w:marTop w:val="0"/>
          <w:marBottom w:val="0"/>
          <w:divBdr>
            <w:top w:val="none" w:sz="0" w:space="0" w:color="auto"/>
            <w:left w:val="none" w:sz="0" w:space="0" w:color="auto"/>
            <w:bottom w:val="none" w:sz="0" w:space="0" w:color="auto"/>
            <w:right w:val="none" w:sz="0" w:space="0" w:color="auto"/>
          </w:divBdr>
        </w:div>
        <w:div w:id="1189370977">
          <w:marLeft w:val="0"/>
          <w:marRight w:val="0"/>
          <w:marTop w:val="0"/>
          <w:marBottom w:val="0"/>
          <w:divBdr>
            <w:top w:val="none" w:sz="0" w:space="0" w:color="auto"/>
            <w:left w:val="none" w:sz="0" w:space="0" w:color="auto"/>
            <w:bottom w:val="none" w:sz="0" w:space="0" w:color="auto"/>
            <w:right w:val="none" w:sz="0" w:space="0" w:color="auto"/>
          </w:divBdr>
        </w:div>
        <w:div w:id="1197700101">
          <w:marLeft w:val="0"/>
          <w:marRight w:val="0"/>
          <w:marTop w:val="0"/>
          <w:marBottom w:val="0"/>
          <w:divBdr>
            <w:top w:val="none" w:sz="0" w:space="0" w:color="auto"/>
            <w:left w:val="none" w:sz="0" w:space="0" w:color="auto"/>
            <w:bottom w:val="none" w:sz="0" w:space="0" w:color="auto"/>
            <w:right w:val="none" w:sz="0" w:space="0" w:color="auto"/>
          </w:divBdr>
        </w:div>
        <w:div w:id="1203522293">
          <w:marLeft w:val="0"/>
          <w:marRight w:val="0"/>
          <w:marTop w:val="0"/>
          <w:marBottom w:val="0"/>
          <w:divBdr>
            <w:top w:val="none" w:sz="0" w:space="0" w:color="auto"/>
            <w:left w:val="none" w:sz="0" w:space="0" w:color="auto"/>
            <w:bottom w:val="none" w:sz="0" w:space="0" w:color="auto"/>
            <w:right w:val="none" w:sz="0" w:space="0" w:color="auto"/>
          </w:divBdr>
        </w:div>
        <w:div w:id="1206870834">
          <w:marLeft w:val="0"/>
          <w:marRight w:val="0"/>
          <w:marTop w:val="0"/>
          <w:marBottom w:val="0"/>
          <w:divBdr>
            <w:top w:val="none" w:sz="0" w:space="0" w:color="auto"/>
            <w:left w:val="none" w:sz="0" w:space="0" w:color="auto"/>
            <w:bottom w:val="none" w:sz="0" w:space="0" w:color="auto"/>
            <w:right w:val="none" w:sz="0" w:space="0" w:color="auto"/>
          </w:divBdr>
        </w:div>
        <w:div w:id="1215312164">
          <w:marLeft w:val="0"/>
          <w:marRight w:val="0"/>
          <w:marTop w:val="0"/>
          <w:marBottom w:val="0"/>
          <w:divBdr>
            <w:top w:val="none" w:sz="0" w:space="0" w:color="auto"/>
            <w:left w:val="none" w:sz="0" w:space="0" w:color="auto"/>
            <w:bottom w:val="none" w:sz="0" w:space="0" w:color="auto"/>
            <w:right w:val="none" w:sz="0" w:space="0" w:color="auto"/>
          </w:divBdr>
        </w:div>
        <w:div w:id="1277061518">
          <w:marLeft w:val="0"/>
          <w:marRight w:val="0"/>
          <w:marTop w:val="0"/>
          <w:marBottom w:val="0"/>
          <w:divBdr>
            <w:top w:val="none" w:sz="0" w:space="0" w:color="auto"/>
            <w:left w:val="none" w:sz="0" w:space="0" w:color="auto"/>
            <w:bottom w:val="none" w:sz="0" w:space="0" w:color="auto"/>
            <w:right w:val="none" w:sz="0" w:space="0" w:color="auto"/>
          </w:divBdr>
        </w:div>
        <w:div w:id="1311784367">
          <w:marLeft w:val="0"/>
          <w:marRight w:val="0"/>
          <w:marTop w:val="0"/>
          <w:marBottom w:val="0"/>
          <w:divBdr>
            <w:top w:val="none" w:sz="0" w:space="0" w:color="auto"/>
            <w:left w:val="none" w:sz="0" w:space="0" w:color="auto"/>
            <w:bottom w:val="none" w:sz="0" w:space="0" w:color="auto"/>
            <w:right w:val="none" w:sz="0" w:space="0" w:color="auto"/>
          </w:divBdr>
        </w:div>
        <w:div w:id="1344821733">
          <w:marLeft w:val="0"/>
          <w:marRight w:val="0"/>
          <w:marTop w:val="0"/>
          <w:marBottom w:val="0"/>
          <w:divBdr>
            <w:top w:val="none" w:sz="0" w:space="0" w:color="auto"/>
            <w:left w:val="none" w:sz="0" w:space="0" w:color="auto"/>
            <w:bottom w:val="none" w:sz="0" w:space="0" w:color="auto"/>
            <w:right w:val="none" w:sz="0" w:space="0" w:color="auto"/>
          </w:divBdr>
        </w:div>
        <w:div w:id="1399981280">
          <w:marLeft w:val="0"/>
          <w:marRight w:val="0"/>
          <w:marTop w:val="0"/>
          <w:marBottom w:val="0"/>
          <w:divBdr>
            <w:top w:val="none" w:sz="0" w:space="0" w:color="auto"/>
            <w:left w:val="none" w:sz="0" w:space="0" w:color="auto"/>
            <w:bottom w:val="none" w:sz="0" w:space="0" w:color="auto"/>
            <w:right w:val="none" w:sz="0" w:space="0" w:color="auto"/>
          </w:divBdr>
        </w:div>
        <w:div w:id="1448887541">
          <w:marLeft w:val="0"/>
          <w:marRight w:val="0"/>
          <w:marTop w:val="0"/>
          <w:marBottom w:val="0"/>
          <w:divBdr>
            <w:top w:val="none" w:sz="0" w:space="0" w:color="auto"/>
            <w:left w:val="none" w:sz="0" w:space="0" w:color="auto"/>
            <w:bottom w:val="none" w:sz="0" w:space="0" w:color="auto"/>
            <w:right w:val="none" w:sz="0" w:space="0" w:color="auto"/>
          </w:divBdr>
          <w:divsChild>
            <w:div w:id="1250000236">
              <w:marLeft w:val="-75"/>
              <w:marRight w:val="0"/>
              <w:marTop w:val="30"/>
              <w:marBottom w:val="30"/>
              <w:divBdr>
                <w:top w:val="none" w:sz="0" w:space="0" w:color="auto"/>
                <w:left w:val="none" w:sz="0" w:space="0" w:color="auto"/>
                <w:bottom w:val="none" w:sz="0" w:space="0" w:color="auto"/>
                <w:right w:val="none" w:sz="0" w:space="0" w:color="auto"/>
              </w:divBdr>
              <w:divsChild>
                <w:div w:id="109012791">
                  <w:marLeft w:val="0"/>
                  <w:marRight w:val="0"/>
                  <w:marTop w:val="0"/>
                  <w:marBottom w:val="0"/>
                  <w:divBdr>
                    <w:top w:val="none" w:sz="0" w:space="0" w:color="auto"/>
                    <w:left w:val="none" w:sz="0" w:space="0" w:color="auto"/>
                    <w:bottom w:val="none" w:sz="0" w:space="0" w:color="auto"/>
                    <w:right w:val="none" w:sz="0" w:space="0" w:color="auto"/>
                  </w:divBdr>
                  <w:divsChild>
                    <w:div w:id="5714564">
                      <w:marLeft w:val="0"/>
                      <w:marRight w:val="0"/>
                      <w:marTop w:val="0"/>
                      <w:marBottom w:val="0"/>
                      <w:divBdr>
                        <w:top w:val="none" w:sz="0" w:space="0" w:color="auto"/>
                        <w:left w:val="none" w:sz="0" w:space="0" w:color="auto"/>
                        <w:bottom w:val="none" w:sz="0" w:space="0" w:color="auto"/>
                        <w:right w:val="none" w:sz="0" w:space="0" w:color="auto"/>
                      </w:divBdr>
                    </w:div>
                  </w:divsChild>
                </w:div>
                <w:div w:id="149566121">
                  <w:marLeft w:val="0"/>
                  <w:marRight w:val="0"/>
                  <w:marTop w:val="0"/>
                  <w:marBottom w:val="0"/>
                  <w:divBdr>
                    <w:top w:val="none" w:sz="0" w:space="0" w:color="auto"/>
                    <w:left w:val="none" w:sz="0" w:space="0" w:color="auto"/>
                    <w:bottom w:val="none" w:sz="0" w:space="0" w:color="auto"/>
                    <w:right w:val="none" w:sz="0" w:space="0" w:color="auto"/>
                  </w:divBdr>
                  <w:divsChild>
                    <w:div w:id="1381707699">
                      <w:marLeft w:val="0"/>
                      <w:marRight w:val="0"/>
                      <w:marTop w:val="0"/>
                      <w:marBottom w:val="0"/>
                      <w:divBdr>
                        <w:top w:val="none" w:sz="0" w:space="0" w:color="auto"/>
                        <w:left w:val="none" w:sz="0" w:space="0" w:color="auto"/>
                        <w:bottom w:val="none" w:sz="0" w:space="0" w:color="auto"/>
                        <w:right w:val="none" w:sz="0" w:space="0" w:color="auto"/>
                      </w:divBdr>
                    </w:div>
                  </w:divsChild>
                </w:div>
                <w:div w:id="656350269">
                  <w:marLeft w:val="0"/>
                  <w:marRight w:val="0"/>
                  <w:marTop w:val="0"/>
                  <w:marBottom w:val="0"/>
                  <w:divBdr>
                    <w:top w:val="none" w:sz="0" w:space="0" w:color="auto"/>
                    <w:left w:val="none" w:sz="0" w:space="0" w:color="auto"/>
                    <w:bottom w:val="none" w:sz="0" w:space="0" w:color="auto"/>
                    <w:right w:val="none" w:sz="0" w:space="0" w:color="auto"/>
                  </w:divBdr>
                  <w:divsChild>
                    <w:div w:id="20786514">
                      <w:marLeft w:val="0"/>
                      <w:marRight w:val="0"/>
                      <w:marTop w:val="0"/>
                      <w:marBottom w:val="0"/>
                      <w:divBdr>
                        <w:top w:val="none" w:sz="0" w:space="0" w:color="auto"/>
                        <w:left w:val="none" w:sz="0" w:space="0" w:color="auto"/>
                        <w:bottom w:val="none" w:sz="0" w:space="0" w:color="auto"/>
                        <w:right w:val="none" w:sz="0" w:space="0" w:color="auto"/>
                      </w:divBdr>
                    </w:div>
                    <w:div w:id="588587591">
                      <w:marLeft w:val="0"/>
                      <w:marRight w:val="0"/>
                      <w:marTop w:val="0"/>
                      <w:marBottom w:val="0"/>
                      <w:divBdr>
                        <w:top w:val="none" w:sz="0" w:space="0" w:color="auto"/>
                        <w:left w:val="none" w:sz="0" w:space="0" w:color="auto"/>
                        <w:bottom w:val="none" w:sz="0" w:space="0" w:color="auto"/>
                        <w:right w:val="none" w:sz="0" w:space="0" w:color="auto"/>
                      </w:divBdr>
                    </w:div>
                    <w:div w:id="1746151224">
                      <w:marLeft w:val="0"/>
                      <w:marRight w:val="0"/>
                      <w:marTop w:val="0"/>
                      <w:marBottom w:val="0"/>
                      <w:divBdr>
                        <w:top w:val="none" w:sz="0" w:space="0" w:color="auto"/>
                        <w:left w:val="none" w:sz="0" w:space="0" w:color="auto"/>
                        <w:bottom w:val="none" w:sz="0" w:space="0" w:color="auto"/>
                        <w:right w:val="none" w:sz="0" w:space="0" w:color="auto"/>
                      </w:divBdr>
                    </w:div>
                  </w:divsChild>
                </w:div>
                <w:div w:id="707098073">
                  <w:marLeft w:val="0"/>
                  <w:marRight w:val="0"/>
                  <w:marTop w:val="0"/>
                  <w:marBottom w:val="0"/>
                  <w:divBdr>
                    <w:top w:val="none" w:sz="0" w:space="0" w:color="auto"/>
                    <w:left w:val="none" w:sz="0" w:space="0" w:color="auto"/>
                    <w:bottom w:val="none" w:sz="0" w:space="0" w:color="auto"/>
                    <w:right w:val="none" w:sz="0" w:space="0" w:color="auto"/>
                  </w:divBdr>
                  <w:divsChild>
                    <w:div w:id="257518721">
                      <w:marLeft w:val="0"/>
                      <w:marRight w:val="0"/>
                      <w:marTop w:val="0"/>
                      <w:marBottom w:val="0"/>
                      <w:divBdr>
                        <w:top w:val="none" w:sz="0" w:space="0" w:color="auto"/>
                        <w:left w:val="none" w:sz="0" w:space="0" w:color="auto"/>
                        <w:bottom w:val="none" w:sz="0" w:space="0" w:color="auto"/>
                        <w:right w:val="none" w:sz="0" w:space="0" w:color="auto"/>
                      </w:divBdr>
                    </w:div>
                  </w:divsChild>
                </w:div>
                <w:div w:id="941491886">
                  <w:marLeft w:val="0"/>
                  <w:marRight w:val="0"/>
                  <w:marTop w:val="0"/>
                  <w:marBottom w:val="0"/>
                  <w:divBdr>
                    <w:top w:val="none" w:sz="0" w:space="0" w:color="auto"/>
                    <w:left w:val="none" w:sz="0" w:space="0" w:color="auto"/>
                    <w:bottom w:val="none" w:sz="0" w:space="0" w:color="auto"/>
                    <w:right w:val="none" w:sz="0" w:space="0" w:color="auto"/>
                  </w:divBdr>
                  <w:divsChild>
                    <w:div w:id="882060976">
                      <w:marLeft w:val="0"/>
                      <w:marRight w:val="0"/>
                      <w:marTop w:val="0"/>
                      <w:marBottom w:val="0"/>
                      <w:divBdr>
                        <w:top w:val="none" w:sz="0" w:space="0" w:color="auto"/>
                        <w:left w:val="none" w:sz="0" w:space="0" w:color="auto"/>
                        <w:bottom w:val="none" w:sz="0" w:space="0" w:color="auto"/>
                        <w:right w:val="none" w:sz="0" w:space="0" w:color="auto"/>
                      </w:divBdr>
                    </w:div>
                  </w:divsChild>
                </w:div>
                <w:div w:id="1015767328">
                  <w:marLeft w:val="0"/>
                  <w:marRight w:val="0"/>
                  <w:marTop w:val="0"/>
                  <w:marBottom w:val="0"/>
                  <w:divBdr>
                    <w:top w:val="none" w:sz="0" w:space="0" w:color="auto"/>
                    <w:left w:val="none" w:sz="0" w:space="0" w:color="auto"/>
                    <w:bottom w:val="none" w:sz="0" w:space="0" w:color="auto"/>
                    <w:right w:val="none" w:sz="0" w:space="0" w:color="auto"/>
                  </w:divBdr>
                  <w:divsChild>
                    <w:div w:id="824276688">
                      <w:marLeft w:val="0"/>
                      <w:marRight w:val="0"/>
                      <w:marTop w:val="0"/>
                      <w:marBottom w:val="0"/>
                      <w:divBdr>
                        <w:top w:val="none" w:sz="0" w:space="0" w:color="auto"/>
                        <w:left w:val="none" w:sz="0" w:space="0" w:color="auto"/>
                        <w:bottom w:val="none" w:sz="0" w:space="0" w:color="auto"/>
                        <w:right w:val="none" w:sz="0" w:space="0" w:color="auto"/>
                      </w:divBdr>
                    </w:div>
                  </w:divsChild>
                </w:div>
                <w:div w:id="1180316791">
                  <w:marLeft w:val="0"/>
                  <w:marRight w:val="0"/>
                  <w:marTop w:val="0"/>
                  <w:marBottom w:val="0"/>
                  <w:divBdr>
                    <w:top w:val="none" w:sz="0" w:space="0" w:color="auto"/>
                    <w:left w:val="none" w:sz="0" w:space="0" w:color="auto"/>
                    <w:bottom w:val="none" w:sz="0" w:space="0" w:color="auto"/>
                    <w:right w:val="none" w:sz="0" w:space="0" w:color="auto"/>
                  </w:divBdr>
                  <w:divsChild>
                    <w:div w:id="14187431">
                      <w:marLeft w:val="0"/>
                      <w:marRight w:val="0"/>
                      <w:marTop w:val="0"/>
                      <w:marBottom w:val="0"/>
                      <w:divBdr>
                        <w:top w:val="none" w:sz="0" w:space="0" w:color="auto"/>
                        <w:left w:val="none" w:sz="0" w:space="0" w:color="auto"/>
                        <w:bottom w:val="none" w:sz="0" w:space="0" w:color="auto"/>
                        <w:right w:val="none" w:sz="0" w:space="0" w:color="auto"/>
                      </w:divBdr>
                    </w:div>
                    <w:div w:id="1056978473">
                      <w:marLeft w:val="0"/>
                      <w:marRight w:val="0"/>
                      <w:marTop w:val="0"/>
                      <w:marBottom w:val="0"/>
                      <w:divBdr>
                        <w:top w:val="none" w:sz="0" w:space="0" w:color="auto"/>
                        <w:left w:val="none" w:sz="0" w:space="0" w:color="auto"/>
                        <w:bottom w:val="none" w:sz="0" w:space="0" w:color="auto"/>
                        <w:right w:val="none" w:sz="0" w:space="0" w:color="auto"/>
                      </w:divBdr>
                    </w:div>
                    <w:div w:id="1457480967">
                      <w:marLeft w:val="0"/>
                      <w:marRight w:val="0"/>
                      <w:marTop w:val="0"/>
                      <w:marBottom w:val="0"/>
                      <w:divBdr>
                        <w:top w:val="none" w:sz="0" w:space="0" w:color="auto"/>
                        <w:left w:val="none" w:sz="0" w:space="0" w:color="auto"/>
                        <w:bottom w:val="none" w:sz="0" w:space="0" w:color="auto"/>
                        <w:right w:val="none" w:sz="0" w:space="0" w:color="auto"/>
                      </w:divBdr>
                    </w:div>
                    <w:div w:id="1565726304">
                      <w:marLeft w:val="0"/>
                      <w:marRight w:val="0"/>
                      <w:marTop w:val="0"/>
                      <w:marBottom w:val="0"/>
                      <w:divBdr>
                        <w:top w:val="none" w:sz="0" w:space="0" w:color="auto"/>
                        <w:left w:val="none" w:sz="0" w:space="0" w:color="auto"/>
                        <w:bottom w:val="none" w:sz="0" w:space="0" w:color="auto"/>
                        <w:right w:val="none" w:sz="0" w:space="0" w:color="auto"/>
                      </w:divBdr>
                    </w:div>
                    <w:div w:id="1776902032">
                      <w:marLeft w:val="0"/>
                      <w:marRight w:val="0"/>
                      <w:marTop w:val="0"/>
                      <w:marBottom w:val="0"/>
                      <w:divBdr>
                        <w:top w:val="none" w:sz="0" w:space="0" w:color="auto"/>
                        <w:left w:val="none" w:sz="0" w:space="0" w:color="auto"/>
                        <w:bottom w:val="none" w:sz="0" w:space="0" w:color="auto"/>
                        <w:right w:val="none" w:sz="0" w:space="0" w:color="auto"/>
                      </w:divBdr>
                    </w:div>
                    <w:div w:id="1980525672">
                      <w:marLeft w:val="0"/>
                      <w:marRight w:val="0"/>
                      <w:marTop w:val="0"/>
                      <w:marBottom w:val="0"/>
                      <w:divBdr>
                        <w:top w:val="none" w:sz="0" w:space="0" w:color="auto"/>
                        <w:left w:val="none" w:sz="0" w:space="0" w:color="auto"/>
                        <w:bottom w:val="none" w:sz="0" w:space="0" w:color="auto"/>
                        <w:right w:val="none" w:sz="0" w:space="0" w:color="auto"/>
                      </w:divBdr>
                    </w:div>
                    <w:div w:id="2137331266">
                      <w:marLeft w:val="0"/>
                      <w:marRight w:val="0"/>
                      <w:marTop w:val="0"/>
                      <w:marBottom w:val="0"/>
                      <w:divBdr>
                        <w:top w:val="none" w:sz="0" w:space="0" w:color="auto"/>
                        <w:left w:val="none" w:sz="0" w:space="0" w:color="auto"/>
                        <w:bottom w:val="none" w:sz="0" w:space="0" w:color="auto"/>
                        <w:right w:val="none" w:sz="0" w:space="0" w:color="auto"/>
                      </w:divBdr>
                    </w:div>
                  </w:divsChild>
                </w:div>
                <w:div w:id="1192911384">
                  <w:marLeft w:val="0"/>
                  <w:marRight w:val="0"/>
                  <w:marTop w:val="0"/>
                  <w:marBottom w:val="0"/>
                  <w:divBdr>
                    <w:top w:val="none" w:sz="0" w:space="0" w:color="auto"/>
                    <w:left w:val="none" w:sz="0" w:space="0" w:color="auto"/>
                    <w:bottom w:val="none" w:sz="0" w:space="0" w:color="auto"/>
                    <w:right w:val="none" w:sz="0" w:space="0" w:color="auto"/>
                  </w:divBdr>
                  <w:divsChild>
                    <w:div w:id="388263501">
                      <w:marLeft w:val="0"/>
                      <w:marRight w:val="0"/>
                      <w:marTop w:val="0"/>
                      <w:marBottom w:val="0"/>
                      <w:divBdr>
                        <w:top w:val="none" w:sz="0" w:space="0" w:color="auto"/>
                        <w:left w:val="none" w:sz="0" w:space="0" w:color="auto"/>
                        <w:bottom w:val="none" w:sz="0" w:space="0" w:color="auto"/>
                        <w:right w:val="none" w:sz="0" w:space="0" w:color="auto"/>
                      </w:divBdr>
                    </w:div>
                    <w:div w:id="660232870">
                      <w:marLeft w:val="0"/>
                      <w:marRight w:val="0"/>
                      <w:marTop w:val="0"/>
                      <w:marBottom w:val="0"/>
                      <w:divBdr>
                        <w:top w:val="none" w:sz="0" w:space="0" w:color="auto"/>
                        <w:left w:val="none" w:sz="0" w:space="0" w:color="auto"/>
                        <w:bottom w:val="none" w:sz="0" w:space="0" w:color="auto"/>
                        <w:right w:val="none" w:sz="0" w:space="0" w:color="auto"/>
                      </w:divBdr>
                    </w:div>
                    <w:div w:id="1341589749">
                      <w:marLeft w:val="0"/>
                      <w:marRight w:val="0"/>
                      <w:marTop w:val="0"/>
                      <w:marBottom w:val="0"/>
                      <w:divBdr>
                        <w:top w:val="none" w:sz="0" w:space="0" w:color="auto"/>
                        <w:left w:val="none" w:sz="0" w:space="0" w:color="auto"/>
                        <w:bottom w:val="none" w:sz="0" w:space="0" w:color="auto"/>
                        <w:right w:val="none" w:sz="0" w:space="0" w:color="auto"/>
                      </w:divBdr>
                    </w:div>
                  </w:divsChild>
                </w:div>
                <w:div w:id="1286276149">
                  <w:marLeft w:val="0"/>
                  <w:marRight w:val="0"/>
                  <w:marTop w:val="0"/>
                  <w:marBottom w:val="0"/>
                  <w:divBdr>
                    <w:top w:val="none" w:sz="0" w:space="0" w:color="auto"/>
                    <w:left w:val="none" w:sz="0" w:space="0" w:color="auto"/>
                    <w:bottom w:val="none" w:sz="0" w:space="0" w:color="auto"/>
                    <w:right w:val="none" w:sz="0" w:space="0" w:color="auto"/>
                  </w:divBdr>
                  <w:divsChild>
                    <w:div w:id="419446537">
                      <w:marLeft w:val="0"/>
                      <w:marRight w:val="0"/>
                      <w:marTop w:val="0"/>
                      <w:marBottom w:val="0"/>
                      <w:divBdr>
                        <w:top w:val="none" w:sz="0" w:space="0" w:color="auto"/>
                        <w:left w:val="none" w:sz="0" w:space="0" w:color="auto"/>
                        <w:bottom w:val="none" w:sz="0" w:space="0" w:color="auto"/>
                        <w:right w:val="none" w:sz="0" w:space="0" w:color="auto"/>
                      </w:divBdr>
                    </w:div>
                  </w:divsChild>
                </w:div>
                <w:div w:id="1363282103">
                  <w:marLeft w:val="0"/>
                  <w:marRight w:val="0"/>
                  <w:marTop w:val="0"/>
                  <w:marBottom w:val="0"/>
                  <w:divBdr>
                    <w:top w:val="none" w:sz="0" w:space="0" w:color="auto"/>
                    <w:left w:val="none" w:sz="0" w:space="0" w:color="auto"/>
                    <w:bottom w:val="none" w:sz="0" w:space="0" w:color="auto"/>
                    <w:right w:val="none" w:sz="0" w:space="0" w:color="auto"/>
                  </w:divBdr>
                  <w:divsChild>
                    <w:div w:id="1138449093">
                      <w:marLeft w:val="0"/>
                      <w:marRight w:val="0"/>
                      <w:marTop w:val="0"/>
                      <w:marBottom w:val="0"/>
                      <w:divBdr>
                        <w:top w:val="none" w:sz="0" w:space="0" w:color="auto"/>
                        <w:left w:val="none" w:sz="0" w:space="0" w:color="auto"/>
                        <w:bottom w:val="none" w:sz="0" w:space="0" w:color="auto"/>
                        <w:right w:val="none" w:sz="0" w:space="0" w:color="auto"/>
                      </w:divBdr>
                    </w:div>
                  </w:divsChild>
                </w:div>
                <w:div w:id="1430614249">
                  <w:marLeft w:val="0"/>
                  <w:marRight w:val="0"/>
                  <w:marTop w:val="0"/>
                  <w:marBottom w:val="0"/>
                  <w:divBdr>
                    <w:top w:val="none" w:sz="0" w:space="0" w:color="auto"/>
                    <w:left w:val="none" w:sz="0" w:space="0" w:color="auto"/>
                    <w:bottom w:val="none" w:sz="0" w:space="0" w:color="auto"/>
                    <w:right w:val="none" w:sz="0" w:space="0" w:color="auto"/>
                  </w:divBdr>
                  <w:divsChild>
                    <w:div w:id="246814861">
                      <w:marLeft w:val="0"/>
                      <w:marRight w:val="0"/>
                      <w:marTop w:val="0"/>
                      <w:marBottom w:val="0"/>
                      <w:divBdr>
                        <w:top w:val="none" w:sz="0" w:space="0" w:color="auto"/>
                        <w:left w:val="none" w:sz="0" w:space="0" w:color="auto"/>
                        <w:bottom w:val="none" w:sz="0" w:space="0" w:color="auto"/>
                        <w:right w:val="none" w:sz="0" w:space="0" w:color="auto"/>
                      </w:divBdr>
                    </w:div>
                  </w:divsChild>
                </w:div>
                <w:div w:id="1729106615">
                  <w:marLeft w:val="0"/>
                  <w:marRight w:val="0"/>
                  <w:marTop w:val="0"/>
                  <w:marBottom w:val="0"/>
                  <w:divBdr>
                    <w:top w:val="none" w:sz="0" w:space="0" w:color="auto"/>
                    <w:left w:val="none" w:sz="0" w:space="0" w:color="auto"/>
                    <w:bottom w:val="none" w:sz="0" w:space="0" w:color="auto"/>
                    <w:right w:val="none" w:sz="0" w:space="0" w:color="auto"/>
                  </w:divBdr>
                  <w:divsChild>
                    <w:div w:id="1065181497">
                      <w:marLeft w:val="0"/>
                      <w:marRight w:val="0"/>
                      <w:marTop w:val="0"/>
                      <w:marBottom w:val="0"/>
                      <w:divBdr>
                        <w:top w:val="none" w:sz="0" w:space="0" w:color="auto"/>
                        <w:left w:val="none" w:sz="0" w:space="0" w:color="auto"/>
                        <w:bottom w:val="none" w:sz="0" w:space="0" w:color="auto"/>
                        <w:right w:val="none" w:sz="0" w:space="0" w:color="auto"/>
                      </w:divBdr>
                    </w:div>
                  </w:divsChild>
                </w:div>
                <w:div w:id="1929071838">
                  <w:marLeft w:val="0"/>
                  <w:marRight w:val="0"/>
                  <w:marTop w:val="0"/>
                  <w:marBottom w:val="0"/>
                  <w:divBdr>
                    <w:top w:val="none" w:sz="0" w:space="0" w:color="auto"/>
                    <w:left w:val="none" w:sz="0" w:space="0" w:color="auto"/>
                    <w:bottom w:val="none" w:sz="0" w:space="0" w:color="auto"/>
                    <w:right w:val="none" w:sz="0" w:space="0" w:color="auto"/>
                  </w:divBdr>
                  <w:divsChild>
                    <w:div w:id="11344559">
                      <w:marLeft w:val="0"/>
                      <w:marRight w:val="0"/>
                      <w:marTop w:val="0"/>
                      <w:marBottom w:val="0"/>
                      <w:divBdr>
                        <w:top w:val="none" w:sz="0" w:space="0" w:color="auto"/>
                        <w:left w:val="none" w:sz="0" w:space="0" w:color="auto"/>
                        <w:bottom w:val="none" w:sz="0" w:space="0" w:color="auto"/>
                        <w:right w:val="none" w:sz="0" w:space="0" w:color="auto"/>
                      </w:divBdr>
                    </w:div>
                    <w:div w:id="1090004906">
                      <w:marLeft w:val="0"/>
                      <w:marRight w:val="0"/>
                      <w:marTop w:val="0"/>
                      <w:marBottom w:val="0"/>
                      <w:divBdr>
                        <w:top w:val="none" w:sz="0" w:space="0" w:color="auto"/>
                        <w:left w:val="none" w:sz="0" w:space="0" w:color="auto"/>
                        <w:bottom w:val="none" w:sz="0" w:space="0" w:color="auto"/>
                        <w:right w:val="none" w:sz="0" w:space="0" w:color="auto"/>
                      </w:divBdr>
                    </w:div>
                    <w:div w:id="1167014639">
                      <w:marLeft w:val="0"/>
                      <w:marRight w:val="0"/>
                      <w:marTop w:val="0"/>
                      <w:marBottom w:val="0"/>
                      <w:divBdr>
                        <w:top w:val="none" w:sz="0" w:space="0" w:color="auto"/>
                        <w:left w:val="none" w:sz="0" w:space="0" w:color="auto"/>
                        <w:bottom w:val="none" w:sz="0" w:space="0" w:color="auto"/>
                        <w:right w:val="none" w:sz="0" w:space="0" w:color="auto"/>
                      </w:divBdr>
                    </w:div>
                    <w:div w:id="12229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75038">
          <w:marLeft w:val="0"/>
          <w:marRight w:val="0"/>
          <w:marTop w:val="0"/>
          <w:marBottom w:val="0"/>
          <w:divBdr>
            <w:top w:val="none" w:sz="0" w:space="0" w:color="auto"/>
            <w:left w:val="none" w:sz="0" w:space="0" w:color="auto"/>
            <w:bottom w:val="none" w:sz="0" w:space="0" w:color="auto"/>
            <w:right w:val="none" w:sz="0" w:space="0" w:color="auto"/>
          </w:divBdr>
        </w:div>
        <w:div w:id="1519737592">
          <w:marLeft w:val="0"/>
          <w:marRight w:val="0"/>
          <w:marTop w:val="0"/>
          <w:marBottom w:val="0"/>
          <w:divBdr>
            <w:top w:val="none" w:sz="0" w:space="0" w:color="auto"/>
            <w:left w:val="none" w:sz="0" w:space="0" w:color="auto"/>
            <w:bottom w:val="none" w:sz="0" w:space="0" w:color="auto"/>
            <w:right w:val="none" w:sz="0" w:space="0" w:color="auto"/>
          </w:divBdr>
        </w:div>
        <w:div w:id="1527400110">
          <w:marLeft w:val="0"/>
          <w:marRight w:val="0"/>
          <w:marTop w:val="0"/>
          <w:marBottom w:val="0"/>
          <w:divBdr>
            <w:top w:val="none" w:sz="0" w:space="0" w:color="auto"/>
            <w:left w:val="none" w:sz="0" w:space="0" w:color="auto"/>
            <w:bottom w:val="none" w:sz="0" w:space="0" w:color="auto"/>
            <w:right w:val="none" w:sz="0" w:space="0" w:color="auto"/>
          </w:divBdr>
        </w:div>
        <w:div w:id="1548102249">
          <w:marLeft w:val="0"/>
          <w:marRight w:val="0"/>
          <w:marTop w:val="0"/>
          <w:marBottom w:val="0"/>
          <w:divBdr>
            <w:top w:val="none" w:sz="0" w:space="0" w:color="auto"/>
            <w:left w:val="none" w:sz="0" w:space="0" w:color="auto"/>
            <w:bottom w:val="none" w:sz="0" w:space="0" w:color="auto"/>
            <w:right w:val="none" w:sz="0" w:space="0" w:color="auto"/>
          </w:divBdr>
        </w:div>
        <w:div w:id="1562668010">
          <w:marLeft w:val="0"/>
          <w:marRight w:val="0"/>
          <w:marTop w:val="0"/>
          <w:marBottom w:val="0"/>
          <w:divBdr>
            <w:top w:val="none" w:sz="0" w:space="0" w:color="auto"/>
            <w:left w:val="none" w:sz="0" w:space="0" w:color="auto"/>
            <w:bottom w:val="none" w:sz="0" w:space="0" w:color="auto"/>
            <w:right w:val="none" w:sz="0" w:space="0" w:color="auto"/>
          </w:divBdr>
        </w:div>
        <w:div w:id="1619680258">
          <w:marLeft w:val="0"/>
          <w:marRight w:val="0"/>
          <w:marTop w:val="0"/>
          <w:marBottom w:val="0"/>
          <w:divBdr>
            <w:top w:val="none" w:sz="0" w:space="0" w:color="auto"/>
            <w:left w:val="none" w:sz="0" w:space="0" w:color="auto"/>
            <w:bottom w:val="none" w:sz="0" w:space="0" w:color="auto"/>
            <w:right w:val="none" w:sz="0" w:space="0" w:color="auto"/>
          </w:divBdr>
        </w:div>
        <w:div w:id="1640913171">
          <w:marLeft w:val="0"/>
          <w:marRight w:val="0"/>
          <w:marTop w:val="0"/>
          <w:marBottom w:val="0"/>
          <w:divBdr>
            <w:top w:val="none" w:sz="0" w:space="0" w:color="auto"/>
            <w:left w:val="none" w:sz="0" w:space="0" w:color="auto"/>
            <w:bottom w:val="none" w:sz="0" w:space="0" w:color="auto"/>
            <w:right w:val="none" w:sz="0" w:space="0" w:color="auto"/>
          </w:divBdr>
        </w:div>
        <w:div w:id="1660305783">
          <w:marLeft w:val="0"/>
          <w:marRight w:val="0"/>
          <w:marTop w:val="0"/>
          <w:marBottom w:val="0"/>
          <w:divBdr>
            <w:top w:val="none" w:sz="0" w:space="0" w:color="auto"/>
            <w:left w:val="none" w:sz="0" w:space="0" w:color="auto"/>
            <w:bottom w:val="none" w:sz="0" w:space="0" w:color="auto"/>
            <w:right w:val="none" w:sz="0" w:space="0" w:color="auto"/>
          </w:divBdr>
        </w:div>
        <w:div w:id="1755974923">
          <w:marLeft w:val="0"/>
          <w:marRight w:val="0"/>
          <w:marTop w:val="0"/>
          <w:marBottom w:val="0"/>
          <w:divBdr>
            <w:top w:val="none" w:sz="0" w:space="0" w:color="auto"/>
            <w:left w:val="none" w:sz="0" w:space="0" w:color="auto"/>
            <w:bottom w:val="none" w:sz="0" w:space="0" w:color="auto"/>
            <w:right w:val="none" w:sz="0" w:space="0" w:color="auto"/>
          </w:divBdr>
        </w:div>
        <w:div w:id="1763725339">
          <w:marLeft w:val="0"/>
          <w:marRight w:val="0"/>
          <w:marTop w:val="0"/>
          <w:marBottom w:val="0"/>
          <w:divBdr>
            <w:top w:val="none" w:sz="0" w:space="0" w:color="auto"/>
            <w:left w:val="none" w:sz="0" w:space="0" w:color="auto"/>
            <w:bottom w:val="none" w:sz="0" w:space="0" w:color="auto"/>
            <w:right w:val="none" w:sz="0" w:space="0" w:color="auto"/>
          </w:divBdr>
        </w:div>
        <w:div w:id="1770083183">
          <w:marLeft w:val="0"/>
          <w:marRight w:val="0"/>
          <w:marTop w:val="0"/>
          <w:marBottom w:val="0"/>
          <w:divBdr>
            <w:top w:val="none" w:sz="0" w:space="0" w:color="auto"/>
            <w:left w:val="none" w:sz="0" w:space="0" w:color="auto"/>
            <w:bottom w:val="none" w:sz="0" w:space="0" w:color="auto"/>
            <w:right w:val="none" w:sz="0" w:space="0" w:color="auto"/>
          </w:divBdr>
        </w:div>
        <w:div w:id="1793862302">
          <w:marLeft w:val="0"/>
          <w:marRight w:val="0"/>
          <w:marTop w:val="0"/>
          <w:marBottom w:val="0"/>
          <w:divBdr>
            <w:top w:val="none" w:sz="0" w:space="0" w:color="auto"/>
            <w:left w:val="none" w:sz="0" w:space="0" w:color="auto"/>
            <w:bottom w:val="none" w:sz="0" w:space="0" w:color="auto"/>
            <w:right w:val="none" w:sz="0" w:space="0" w:color="auto"/>
          </w:divBdr>
        </w:div>
        <w:div w:id="1960062630">
          <w:marLeft w:val="0"/>
          <w:marRight w:val="0"/>
          <w:marTop w:val="0"/>
          <w:marBottom w:val="0"/>
          <w:divBdr>
            <w:top w:val="none" w:sz="0" w:space="0" w:color="auto"/>
            <w:left w:val="none" w:sz="0" w:space="0" w:color="auto"/>
            <w:bottom w:val="none" w:sz="0" w:space="0" w:color="auto"/>
            <w:right w:val="none" w:sz="0" w:space="0" w:color="auto"/>
          </w:divBdr>
        </w:div>
        <w:div w:id="1976714539">
          <w:marLeft w:val="0"/>
          <w:marRight w:val="0"/>
          <w:marTop w:val="0"/>
          <w:marBottom w:val="0"/>
          <w:divBdr>
            <w:top w:val="none" w:sz="0" w:space="0" w:color="auto"/>
            <w:left w:val="none" w:sz="0" w:space="0" w:color="auto"/>
            <w:bottom w:val="none" w:sz="0" w:space="0" w:color="auto"/>
            <w:right w:val="none" w:sz="0" w:space="0" w:color="auto"/>
          </w:divBdr>
        </w:div>
        <w:div w:id="2043361477">
          <w:marLeft w:val="0"/>
          <w:marRight w:val="0"/>
          <w:marTop w:val="0"/>
          <w:marBottom w:val="0"/>
          <w:divBdr>
            <w:top w:val="none" w:sz="0" w:space="0" w:color="auto"/>
            <w:left w:val="none" w:sz="0" w:space="0" w:color="auto"/>
            <w:bottom w:val="none" w:sz="0" w:space="0" w:color="auto"/>
            <w:right w:val="none" w:sz="0" w:space="0" w:color="auto"/>
          </w:divBdr>
        </w:div>
        <w:div w:id="2049137332">
          <w:marLeft w:val="0"/>
          <w:marRight w:val="0"/>
          <w:marTop w:val="0"/>
          <w:marBottom w:val="0"/>
          <w:divBdr>
            <w:top w:val="none" w:sz="0" w:space="0" w:color="auto"/>
            <w:left w:val="none" w:sz="0" w:space="0" w:color="auto"/>
            <w:bottom w:val="none" w:sz="0" w:space="0" w:color="auto"/>
            <w:right w:val="none" w:sz="0" w:space="0" w:color="auto"/>
          </w:divBdr>
        </w:div>
        <w:div w:id="2080012577">
          <w:marLeft w:val="0"/>
          <w:marRight w:val="0"/>
          <w:marTop w:val="0"/>
          <w:marBottom w:val="0"/>
          <w:divBdr>
            <w:top w:val="none" w:sz="0" w:space="0" w:color="auto"/>
            <w:left w:val="none" w:sz="0" w:space="0" w:color="auto"/>
            <w:bottom w:val="none" w:sz="0" w:space="0" w:color="auto"/>
            <w:right w:val="none" w:sz="0" w:space="0" w:color="auto"/>
          </w:divBdr>
        </w:div>
        <w:div w:id="2098287222">
          <w:marLeft w:val="0"/>
          <w:marRight w:val="0"/>
          <w:marTop w:val="0"/>
          <w:marBottom w:val="0"/>
          <w:divBdr>
            <w:top w:val="none" w:sz="0" w:space="0" w:color="auto"/>
            <w:left w:val="none" w:sz="0" w:space="0" w:color="auto"/>
            <w:bottom w:val="none" w:sz="0" w:space="0" w:color="auto"/>
            <w:right w:val="none" w:sz="0" w:space="0" w:color="auto"/>
          </w:divBdr>
        </w:div>
        <w:div w:id="2098746332">
          <w:marLeft w:val="0"/>
          <w:marRight w:val="0"/>
          <w:marTop w:val="0"/>
          <w:marBottom w:val="0"/>
          <w:divBdr>
            <w:top w:val="none" w:sz="0" w:space="0" w:color="auto"/>
            <w:left w:val="none" w:sz="0" w:space="0" w:color="auto"/>
            <w:bottom w:val="none" w:sz="0" w:space="0" w:color="auto"/>
            <w:right w:val="none" w:sz="0" w:space="0" w:color="auto"/>
          </w:divBdr>
        </w:div>
      </w:divsChild>
    </w:div>
    <w:div w:id="1837454421">
      <w:bodyDiv w:val="1"/>
      <w:marLeft w:val="0"/>
      <w:marRight w:val="0"/>
      <w:marTop w:val="0"/>
      <w:marBottom w:val="0"/>
      <w:divBdr>
        <w:top w:val="none" w:sz="0" w:space="0" w:color="auto"/>
        <w:left w:val="none" w:sz="0" w:space="0" w:color="auto"/>
        <w:bottom w:val="none" w:sz="0" w:space="0" w:color="auto"/>
        <w:right w:val="none" w:sz="0" w:space="0" w:color="auto"/>
      </w:divBdr>
    </w:div>
    <w:div w:id="1837765617">
      <w:bodyDiv w:val="1"/>
      <w:marLeft w:val="0"/>
      <w:marRight w:val="0"/>
      <w:marTop w:val="0"/>
      <w:marBottom w:val="0"/>
      <w:divBdr>
        <w:top w:val="none" w:sz="0" w:space="0" w:color="auto"/>
        <w:left w:val="none" w:sz="0" w:space="0" w:color="auto"/>
        <w:bottom w:val="none" w:sz="0" w:space="0" w:color="auto"/>
        <w:right w:val="none" w:sz="0" w:space="0" w:color="auto"/>
      </w:divBdr>
    </w:div>
    <w:div w:id="1838809331">
      <w:bodyDiv w:val="1"/>
      <w:marLeft w:val="0"/>
      <w:marRight w:val="0"/>
      <w:marTop w:val="0"/>
      <w:marBottom w:val="0"/>
      <w:divBdr>
        <w:top w:val="none" w:sz="0" w:space="0" w:color="auto"/>
        <w:left w:val="none" w:sz="0" w:space="0" w:color="auto"/>
        <w:bottom w:val="none" w:sz="0" w:space="0" w:color="auto"/>
        <w:right w:val="none" w:sz="0" w:space="0" w:color="auto"/>
      </w:divBdr>
    </w:div>
    <w:div w:id="1840072216">
      <w:bodyDiv w:val="1"/>
      <w:marLeft w:val="0"/>
      <w:marRight w:val="0"/>
      <w:marTop w:val="0"/>
      <w:marBottom w:val="0"/>
      <w:divBdr>
        <w:top w:val="none" w:sz="0" w:space="0" w:color="auto"/>
        <w:left w:val="none" w:sz="0" w:space="0" w:color="auto"/>
        <w:bottom w:val="none" w:sz="0" w:space="0" w:color="auto"/>
        <w:right w:val="none" w:sz="0" w:space="0" w:color="auto"/>
      </w:divBdr>
    </w:div>
    <w:div w:id="1840734532">
      <w:bodyDiv w:val="1"/>
      <w:marLeft w:val="0"/>
      <w:marRight w:val="0"/>
      <w:marTop w:val="0"/>
      <w:marBottom w:val="0"/>
      <w:divBdr>
        <w:top w:val="none" w:sz="0" w:space="0" w:color="auto"/>
        <w:left w:val="none" w:sz="0" w:space="0" w:color="auto"/>
        <w:bottom w:val="none" w:sz="0" w:space="0" w:color="auto"/>
        <w:right w:val="none" w:sz="0" w:space="0" w:color="auto"/>
      </w:divBdr>
    </w:div>
    <w:div w:id="1840850525">
      <w:bodyDiv w:val="1"/>
      <w:marLeft w:val="0"/>
      <w:marRight w:val="0"/>
      <w:marTop w:val="0"/>
      <w:marBottom w:val="0"/>
      <w:divBdr>
        <w:top w:val="none" w:sz="0" w:space="0" w:color="auto"/>
        <w:left w:val="none" w:sz="0" w:space="0" w:color="auto"/>
        <w:bottom w:val="none" w:sz="0" w:space="0" w:color="auto"/>
        <w:right w:val="none" w:sz="0" w:space="0" w:color="auto"/>
      </w:divBdr>
    </w:div>
    <w:div w:id="1842037799">
      <w:bodyDiv w:val="1"/>
      <w:marLeft w:val="0"/>
      <w:marRight w:val="0"/>
      <w:marTop w:val="0"/>
      <w:marBottom w:val="0"/>
      <w:divBdr>
        <w:top w:val="none" w:sz="0" w:space="0" w:color="auto"/>
        <w:left w:val="none" w:sz="0" w:space="0" w:color="auto"/>
        <w:bottom w:val="none" w:sz="0" w:space="0" w:color="auto"/>
        <w:right w:val="none" w:sz="0" w:space="0" w:color="auto"/>
      </w:divBdr>
    </w:div>
    <w:div w:id="1847092367">
      <w:bodyDiv w:val="1"/>
      <w:marLeft w:val="0"/>
      <w:marRight w:val="0"/>
      <w:marTop w:val="0"/>
      <w:marBottom w:val="0"/>
      <w:divBdr>
        <w:top w:val="none" w:sz="0" w:space="0" w:color="auto"/>
        <w:left w:val="none" w:sz="0" w:space="0" w:color="auto"/>
        <w:bottom w:val="none" w:sz="0" w:space="0" w:color="auto"/>
        <w:right w:val="none" w:sz="0" w:space="0" w:color="auto"/>
      </w:divBdr>
    </w:div>
    <w:div w:id="1850942379">
      <w:bodyDiv w:val="1"/>
      <w:marLeft w:val="0"/>
      <w:marRight w:val="0"/>
      <w:marTop w:val="0"/>
      <w:marBottom w:val="0"/>
      <w:divBdr>
        <w:top w:val="none" w:sz="0" w:space="0" w:color="auto"/>
        <w:left w:val="none" w:sz="0" w:space="0" w:color="auto"/>
        <w:bottom w:val="none" w:sz="0" w:space="0" w:color="auto"/>
        <w:right w:val="none" w:sz="0" w:space="0" w:color="auto"/>
      </w:divBdr>
    </w:div>
    <w:div w:id="1852454212">
      <w:bodyDiv w:val="1"/>
      <w:marLeft w:val="0"/>
      <w:marRight w:val="0"/>
      <w:marTop w:val="0"/>
      <w:marBottom w:val="0"/>
      <w:divBdr>
        <w:top w:val="none" w:sz="0" w:space="0" w:color="auto"/>
        <w:left w:val="none" w:sz="0" w:space="0" w:color="auto"/>
        <w:bottom w:val="none" w:sz="0" w:space="0" w:color="auto"/>
        <w:right w:val="none" w:sz="0" w:space="0" w:color="auto"/>
      </w:divBdr>
    </w:div>
    <w:div w:id="1854876038">
      <w:bodyDiv w:val="1"/>
      <w:marLeft w:val="0"/>
      <w:marRight w:val="0"/>
      <w:marTop w:val="0"/>
      <w:marBottom w:val="0"/>
      <w:divBdr>
        <w:top w:val="none" w:sz="0" w:space="0" w:color="auto"/>
        <w:left w:val="none" w:sz="0" w:space="0" w:color="auto"/>
        <w:bottom w:val="none" w:sz="0" w:space="0" w:color="auto"/>
        <w:right w:val="none" w:sz="0" w:space="0" w:color="auto"/>
      </w:divBdr>
    </w:div>
    <w:div w:id="1854950410">
      <w:bodyDiv w:val="1"/>
      <w:marLeft w:val="0"/>
      <w:marRight w:val="0"/>
      <w:marTop w:val="0"/>
      <w:marBottom w:val="0"/>
      <w:divBdr>
        <w:top w:val="none" w:sz="0" w:space="0" w:color="auto"/>
        <w:left w:val="none" w:sz="0" w:space="0" w:color="auto"/>
        <w:bottom w:val="none" w:sz="0" w:space="0" w:color="auto"/>
        <w:right w:val="none" w:sz="0" w:space="0" w:color="auto"/>
      </w:divBdr>
    </w:div>
    <w:div w:id="1870027363">
      <w:bodyDiv w:val="1"/>
      <w:marLeft w:val="0"/>
      <w:marRight w:val="0"/>
      <w:marTop w:val="0"/>
      <w:marBottom w:val="0"/>
      <w:divBdr>
        <w:top w:val="none" w:sz="0" w:space="0" w:color="auto"/>
        <w:left w:val="none" w:sz="0" w:space="0" w:color="auto"/>
        <w:bottom w:val="none" w:sz="0" w:space="0" w:color="auto"/>
        <w:right w:val="none" w:sz="0" w:space="0" w:color="auto"/>
      </w:divBdr>
    </w:div>
    <w:div w:id="1871529237">
      <w:bodyDiv w:val="1"/>
      <w:marLeft w:val="0"/>
      <w:marRight w:val="0"/>
      <w:marTop w:val="0"/>
      <w:marBottom w:val="0"/>
      <w:divBdr>
        <w:top w:val="none" w:sz="0" w:space="0" w:color="auto"/>
        <w:left w:val="none" w:sz="0" w:space="0" w:color="auto"/>
        <w:bottom w:val="none" w:sz="0" w:space="0" w:color="auto"/>
        <w:right w:val="none" w:sz="0" w:space="0" w:color="auto"/>
      </w:divBdr>
    </w:div>
    <w:div w:id="1875538392">
      <w:bodyDiv w:val="1"/>
      <w:marLeft w:val="0"/>
      <w:marRight w:val="0"/>
      <w:marTop w:val="0"/>
      <w:marBottom w:val="0"/>
      <w:divBdr>
        <w:top w:val="none" w:sz="0" w:space="0" w:color="auto"/>
        <w:left w:val="none" w:sz="0" w:space="0" w:color="auto"/>
        <w:bottom w:val="none" w:sz="0" w:space="0" w:color="auto"/>
        <w:right w:val="none" w:sz="0" w:space="0" w:color="auto"/>
      </w:divBdr>
    </w:div>
    <w:div w:id="1881555010">
      <w:bodyDiv w:val="1"/>
      <w:marLeft w:val="0"/>
      <w:marRight w:val="0"/>
      <w:marTop w:val="0"/>
      <w:marBottom w:val="0"/>
      <w:divBdr>
        <w:top w:val="none" w:sz="0" w:space="0" w:color="auto"/>
        <w:left w:val="none" w:sz="0" w:space="0" w:color="auto"/>
        <w:bottom w:val="none" w:sz="0" w:space="0" w:color="auto"/>
        <w:right w:val="none" w:sz="0" w:space="0" w:color="auto"/>
      </w:divBdr>
    </w:div>
    <w:div w:id="1881742218">
      <w:bodyDiv w:val="1"/>
      <w:marLeft w:val="0"/>
      <w:marRight w:val="0"/>
      <w:marTop w:val="0"/>
      <w:marBottom w:val="0"/>
      <w:divBdr>
        <w:top w:val="none" w:sz="0" w:space="0" w:color="auto"/>
        <w:left w:val="none" w:sz="0" w:space="0" w:color="auto"/>
        <w:bottom w:val="none" w:sz="0" w:space="0" w:color="auto"/>
        <w:right w:val="none" w:sz="0" w:space="0" w:color="auto"/>
      </w:divBdr>
    </w:div>
    <w:div w:id="1883899791">
      <w:bodyDiv w:val="1"/>
      <w:marLeft w:val="0"/>
      <w:marRight w:val="0"/>
      <w:marTop w:val="0"/>
      <w:marBottom w:val="0"/>
      <w:divBdr>
        <w:top w:val="none" w:sz="0" w:space="0" w:color="auto"/>
        <w:left w:val="none" w:sz="0" w:space="0" w:color="auto"/>
        <w:bottom w:val="none" w:sz="0" w:space="0" w:color="auto"/>
        <w:right w:val="none" w:sz="0" w:space="0" w:color="auto"/>
      </w:divBdr>
    </w:div>
    <w:div w:id="1887140670">
      <w:bodyDiv w:val="1"/>
      <w:marLeft w:val="0"/>
      <w:marRight w:val="0"/>
      <w:marTop w:val="0"/>
      <w:marBottom w:val="0"/>
      <w:divBdr>
        <w:top w:val="none" w:sz="0" w:space="0" w:color="auto"/>
        <w:left w:val="none" w:sz="0" w:space="0" w:color="auto"/>
        <w:bottom w:val="none" w:sz="0" w:space="0" w:color="auto"/>
        <w:right w:val="none" w:sz="0" w:space="0" w:color="auto"/>
      </w:divBdr>
    </w:div>
    <w:div w:id="1890454358">
      <w:bodyDiv w:val="1"/>
      <w:marLeft w:val="0"/>
      <w:marRight w:val="0"/>
      <w:marTop w:val="0"/>
      <w:marBottom w:val="0"/>
      <w:divBdr>
        <w:top w:val="none" w:sz="0" w:space="0" w:color="auto"/>
        <w:left w:val="none" w:sz="0" w:space="0" w:color="auto"/>
        <w:bottom w:val="none" w:sz="0" w:space="0" w:color="auto"/>
        <w:right w:val="none" w:sz="0" w:space="0" w:color="auto"/>
      </w:divBdr>
    </w:div>
    <w:div w:id="1891189151">
      <w:bodyDiv w:val="1"/>
      <w:marLeft w:val="0"/>
      <w:marRight w:val="0"/>
      <w:marTop w:val="0"/>
      <w:marBottom w:val="0"/>
      <w:divBdr>
        <w:top w:val="none" w:sz="0" w:space="0" w:color="auto"/>
        <w:left w:val="none" w:sz="0" w:space="0" w:color="auto"/>
        <w:bottom w:val="none" w:sz="0" w:space="0" w:color="auto"/>
        <w:right w:val="none" w:sz="0" w:space="0" w:color="auto"/>
      </w:divBdr>
    </w:div>
    <w:div w:id="1908683288">
      <w:bodyDiv w:val="1"/>
      <w:marLeft w:val="0"/>
      <w:marRight w:val="0"/>
      <w:marTop w:val="0"/>
      <w:marBottom w:val="0"/>
      <w:divBdr>
        <w:top w:val="none" w:sz="0" w:space="0" w:color="auto"/>
        <w:left w:val="none" w:sz="0" w:space="0" w:color="auto"/>
        <w:bottom w:val="none" w:sz="0" w:space="0" w:color="auto"/>
        <w:right w:val="none" w:sz="0" w:space="0" w:color="auto"/>
      </w:divBdr>
    </w:div>
    <w:div w:id="1908878502">
      <w:bodyDiv w:val="1"/>
      <w:marLeft w:val="0"/>
      <w:marRight w:val="0"/>
      <w:marTop w:val="0"/>
      <w:marBottom w:val="0"/>
      <w:divBdr>
        <w:top w:val="none" w:sz="0" w:space="0" w:color="auto"/>
        <w:left w:val="none" w:sz="0" w:space="0" w:color="auto"/>
        <w:bottom w:val="none" w:sz="0" w:space="0" w:color="auto"/>
        <w:right w:val="none" w:sz="0" w:space="0" w:color="auto"/>
      </w:divBdr>
    </w:div>
    <w:div w:id="1916696219">
      <w:bodyDiv w:val="1"/>
      <w:marLeft w:val="0"/>
      <w:marRight w:val="0"/>
      <w:marTop w:val="0"/>
      <w:marBottom w:val="0"/>
      <w:divBdr>
        <w:top w:val="none" w:sz="0" w:space="0" w:color="auto"/>
        <w:left w:val="none" w:sz="0" w:space="0" w:color="auto"/>
        <w:bottom w:val="none" w:sz="0" w:space="0" w:color="auto"/>
        <w:right w:val="none" w:sz="0" w:space="0" w:color="auto"/>
      </w:divBdr>
    </w:div>
    <w:div w:id="1918898160">
      <w:bodyDiv w:val="1"/>
      <w:marLeft w:val="0"/>
      <w:marRight w:val="0"/>
      <w:marTop w:val="0"/>
      <w:marBottom w:val="0"/>
      <w:divBdr>
        <w:top w:val="none" w:sz="0" w:space="0" w:color="auto"/>
        <w:left w:val="none" w:sz="0" w:space="0" w:color="auto"/>
        <w:bottom w:val="none" w:sz="0" w:space="0" w:color="auto"/>
        <w:right w:val="none" w:sz="0" w:space="0" w:color="auto"/>
      </w:divBdr>
    </w:div>
    <w:div w:id="1929195963">
      <w:bodyDiv w:val="1"/>
      <w:marLeft w:val="0"/>
      <w:marRight w:val="0"/>
      <w:marTop w:val="0"/>
      <w:marBottom w:val="0"/>
      <w:divBdr>
        <w:top w:val="none" w:sz="0" w:space="0" w:color="auto"/>
        <w:left w:val="none" w:sz="0" w:space="0" w:color="auto"/>
        <w:bottom w:val="none" w:sz="0" w:space="0" w:color="auto"/>
        <w:right w:val="none" w:sz="0" w:space="0" w:color="auto"/>
      </w:divBdr>
    </w:div>
    <w:div w:id="1929270558">
      <w:bodyDiv w:val="1"/>
      <w:marLeft w:val="0"/>
      <w:marRight w:val="0"/>
      <w:marTop w:val="0"/>
      <w:marBottom w:val="0"/>
      <w:divBdr>
        <w:top w:val="none" w:sz="0" w:space="0" w:color="auto"/>
        <w:left w:val="none" w:sz="0" w:space="0" w:color="auto"/>
        <w:bottom w:val="none" w:sz="0" w:space="0" w:color="auto"/>
        <w:right w:val="none" w:sz="0" w:space="0" w:color="auto"/>
      </w:divBdr>
    </w:div>
    <w:div w:id="1933856817">
      <w:bodyDiv w:val="1"/>
      <w:marLeft w:val="0"/>
      <w:marRight w:val="0"/>
      <w:marTop w:val="0"/>
      <w:marBottom w:val="0"/>
      <w:divBdr>
        <w:top w:val="none" w:sz="0" w:space="0" w:color="auto"/>
        <w:left w:val="none" w:sz="0" w:space="0" w:color="auto"/>
        <w:bottom w:val="none" w:sz="0" w:space="0" w:color="auto"/>
        <w:right w:val="none" w:sz="0" w:space="0" w:color="auto"/>
      </w:divBdr>
    </w:div>
    <w:div w:id="1934390289">
      <w:bodyDiv w:val="1"/>
      <w:marLeft w:val="0"/>
      <w:marRight w:val="0"/>
      <w:marTop w:val="0"/>
      <w:marBottom w:val="0"/>
      <w:divBdr>
        <w:top w:val="none" w:sz="0" w:space="0" w:color="auto"/>
        <w:left w:val="none" w:sz="0" w:space="0" w:color="auto"/>
        <w:bottom w:val="none" w:sz="0" w:space="0" w:color="auto"/>
        <w:right w:val="none" w:sz="0" w:space="0" w:color="auto"/>
      </w:divBdr>
    </w:div>
    <w:div w:id="1935622664">
      <w:bodyDiv w:val="1"/>
      <w:marLeft w:val="0"/>
      <w:marRight w:val="0"/>
      <w:marTop w:val="0"/>
      <w:marBottom w:val="0"/>
      <w:divBdr>
        <w:top w:val="none" w:sz="0" w:space="0" w:color="auto"/>
        <w:left w:val="none" w:sz="0" w:space="0" w:color="auto"/>
        <w:bottom w:val="none" w:sz="0" w:space="0" w:color="auto"/>
        <w:right w:val="none" w:sz="0" w:space="0" w:color="auto"/>
      </w:divBdr>
    </w:div>
    <w:div w:id="1936283657">
      <w:bodyDiv w:val="1"/>
      <w:marLeft w:val="0"/>
      <w:marRight w:val="0"/>
      <w:marTop w:val="0"/>
      <w:marBottom w:val="0"/>
      <w:divBdr>
        <w:top w:val="none" w:sz="0" w:space="0" w:color="auto"/>
        <w:left w:val="none" w:sz="0" w:space="0" w:color="auto"/>
        <w:bottom w:val="none" w:sz="0" w:space="0" w:color="auto"/>
        <w:right w:val="none" w:sz="0" w:space="0" w:color="auto"/>
      </w:divBdr>
    </w:div>
    <w:div w:id="1944991273">
      <w:bodyDiv w:val="1"/>
      <w:marLeft w:val="0"/>
      <w:marRight w:val="0"/>
      <w:marTop w:val="0"/>
      <w:marBottom w:val="0"/>
      <w:divBdr>
        <w:top w:val="none" w:sz="0" w:space="0" w:color="auto"/>
        <w:left w:val="none" w:sz="0" w:space="0" w:color="auto"/>
        <w:bottom w:val="none" w:sz="0" w:space="0" w:color="auto"/>
        <w:right w:val="none" w:sz="0" w:space="0" w:color="auto"/>
      </w:divBdr>
    </w:div>
    <w:div w:id="1946306616">
      <w:bodyDiv w:val="1"/>
      <w:marLeft w:val="0"/>
      <w:marRight w:val="0"/>
      <w:marTop w:val="0"/>
      <w:marBottom w:val="0"/>
      <w:divBdr>
        <w:top w:val="none" w:sz="0" w:space="0" w:color="auto"/>
        <w:left w:val="none" w:sz="0" w:space="0" w:color="auto"/>
        <w:bottom w:val="none" w:sz="0" w:space="0" w:color="auto"/>
        <w:right w:val="none" w:sz="0" w:space="0" w:color="auto"/>
      </w:divBdr>
    </w:div>
    <w:div w:id="1946959287">
      <w:bodyDiv w:val="1"/>
      <w:marLeft w:val="0"/>
      <w:marRight w:val="0"/>
      <w:marTop w:val="0"/>
      <w:marBottom w:val="0"/>
      <w:divBdr>
        <w:top w:val="none" w:sz="0" w:space="0" w:color="auto"/>
        <w:left w:val="none" w:sz="0" w:space="0" w:color="auto"/>
        <w:bottom w:val="none" w:sz="0" w:space="0" w:color="auto"/>
        <w:right w:val="none" w:sz="0" w:space="0" w:color="auto"/>
      </w:divBdr>
    </w:div>
    <w:div w:id="1949703926">
      <w:bodyDiv w:val="1"/>
      <w:marLeft w:val="0"/>
      <w:marRight w:val="0"/>
      <w:marTop w:val="0"/>
      <w:marBottom w:val="0"/>
      <w:divBdr>
        <w:top w:val="none" w:sz="0" w:space="0" w:color="auto"/>
        <w:left w:val="none" w:sz="0" w:space="0" w:color="auto"/>
        <w:bottom w:val="none" w:sz="0" w:space="0" w:color="auto"/>
        <w:right w:val="none" w:sz="0" w:space="0" w:color="auto"/>
      </w:divBdr>
    </w:div>
    <w:div w:id="1951664631">
      <w:bodyDiv w:val="1"/>
      <w:marLeft w:val="0"/>
      <w:marRight w:val="0"/>
      <w:marTop w:val="0"/>
      <w:marBottom w:val="0"/>
      <w:divBdr>
        <w:top w:val="none" w:sz="0" w:space="0" w:color="auto"/>
        <w:left w:val="none" w:sz="0" w:space="0" w:color="auto"/>
        <w:bottom w:val="none" w:sz="0" w:space="0" w:color="auto"/>
        <w:right w:val="none" w:sz="0" w:space="0" w:color="auto"/>
      </w:divBdr>
    </w:div>
    <w:div w:id="1955675659">
      <w:bodyDiv w:val="1"/>
      <w:marLeft w:val="0"/>
      <w:marRight w:val="0"/>
      <w:marTop w:val="0"/>
      <w:marBottom w:val="0"/>
      <w:divBdr>
        <w:top w:val="none" w:sz="0" w:space="0" w:color="auto"/>
        <w:left w:val="none" w:sz="0" w:space="0" w:color="auto"/>
        <w:bottom w:val="none" w:sz="0" w:space="0" w:color="auto"/>
        <w:right w:val="none" w:sz="0" w:space="0" w:color="auto"/>
      </w:divBdr>
    </w:div>
    <w:div w:id="1956329838">
      <w:bodyDiv w:val="1"/>
      <w:marLeft w:val="0"/>
      <w:marRight w:val="0"/>
      <w:marTop w:val="0"/>
      <w:marBottom w:val="0"/>
      <w:divBdr>
        <w:top w:val="none" w:sz="0" w:space="0" w:color="auto"/>
        <w:left w:val="none" w:sz="0" w:space="0" w:color="auto"/>
        <w:bottom w:val="none" w:sz="0" w:space="0" w:color="auto"/>
        <w:right w:val="none" w:sz="0" w:space="0" w:color="auto"/>
      </w:divBdr>
    </w:div>
    <w:div w:id="1956671153">
      <w:bodyDiv w:val="1"/>
      <w:marLeft w:val="0"/>
      <w:marRight w:val="0"/>
      <w:marTop w:val="0"/>
      <w:marBottom w:val="0"/>
      <w:divBdr>
        <w:top w:val="none" w:sz="0" w:space="0" w:color="auto"/>
        <w:left w:val="none" w:sz="0" w:space="0" w:color="auto"/>
        <w:bottom w:val="none" w:sz="0" w:space="0" w:color="auto"/>
        <w:right w:val="none" w:sz="0" w:space="0" w:color="auto"/>
      </w:divBdr>
    </w:div>
    <w:div w:id="1958440183">
      <w:bodyDiv w:val="1"/>
      <w:marLeft w:val="0"/>
      <w:marRight w:val="0"/>
      <w:marTop w:val="0"/>
      <w:marBottom w:val="0"/>
      <w:divBdr>
        <w:top w:val="none" w:sz="0" w:space="0" w:color="auto"/>
        <w:left w:val="none" w:sz="0" w:space="0" w:color="auto"/>
        <w:bottom w:val="none" w:sz="0" w:space="0" w:color="auto"/>
        <w:right w:val="none" w:sz="0" w:space="0" w:color="auto"/>
      </w:divBdr>
    </w:div>
    <w:div w:id="1960725452">
      <w:bodyDiv w:val="1"/>
      <w:marLeft w:val="0"/>
      <w:marRight w:val="0"/>
      <w:marTop w:val="0"/>
      <w:marBottom w:val="0"/>
      <w:divBdr>
        <w:top w:val="none" w:sz="0" w:space="0" w:color="auto"/>
        <w:left w:val="none" w:sz="0" w:space="0" w:color="auto"/>
        <w:bottom w:val="none" w:sz="0" w:space="0" w:color="auto"/>
        <w:right w:val="none" w:sz="0" w:space="0" w:color="auto"/>
      </w:divBdr>
    </w:div>
    <w:div w:id="1965885123">
      <w:bodyDiv w:val="1"/>
      <w:marLeft w:val="0"/>
      <w:marRight w:val="0"/>
      <w:marTop w:val="0"/>
      <w:marBottom w:val="0"/>
      <w:divBdr>
        <w:top w:val="none" w:sz="0" w:space="0" w:color="auto"/>
        <w:left w:val="none" w:sz="0" w:space="0" w:color="auto"/>
        <w:bottom w:val="none" w:sz="0" w:space="0" w:color="auto"/>
        <w:right w:val="none" w:sz="0" w:space="0" w:color="auto"/>
      </w:divBdr>
    </w:div>
    <w:div w:id="1966351244">
      <w:bodyDiv w:val="1"/>
      <w:marLeft w:val="0"/>
      <w:marRight w:val="0"/>
      <w:marTop w:val="0"/>
      <w:marBottom w:val="0"/>
      <w:divBdr>
        <w:top w:val="none" w:sz="0" w:space="0" w:color="auto"/>
        <w:left w:val="none" w:sz="0" w:space="0" w:color="auto"/>
        <w:bottom w:val="none" w:sz="0" w:space="0" w:color="auto"/>
        <w:right w:val="none" w:sz="0" w:space="0" w:color="auto"/>
      </w:divBdr>
    </w:div>
    <w:div w:id="1970672644">
      <w:bodyDiv w:val="1"/>
      <w:marLeft w:val="0"/>
      <w:marRight w:val="0"/>
      <w:marTop w:val="0"/>
      <w:marBottom w:val="0"/>
      <w:divBdr>
        <w:top w:val="none" w:sz="0" w:space="0" w:color="auto"/>
        <w:left w:val="none" w:sz="0" w:space="0" w:color="auto"/>
        <w:bottom w:val="none" w:sz="0" w:space="0" w:color="auto"/>
        <w:right w:val="none" w:sz="0" w:space="0" w:color="auto"/>
      </w:divBdr>
    </w:div>
    <w:div w:id="1971131943">
      <w:bodyDiv w:val="1"/>
      <w:marLeft w:val="0"/>
      <w:marRight w:val="0"/>
      <w:marTop w:val="0"/>
      <w:marBottom w:val="0"/>
      <w:divBdr>
        <w:top w:val="none" w:sz="0" w:space="0" w:color="auto"/>
        <w:left w:val="none" w:sz="0" w:space="0" w:color="auto"/>
        <w:bottom w:val="none" w:sz="0" w:space="0" w:color="auto"/>
        <w:right w:val="none" w:sz="0" w:space="0" w:color="auto"/>
      </w:divBdr>
    </w:div>
    <w:div w:id="1971354306">
      <w:bodyDiv w:val="1"/>
      <w:marLeft w:val="0"/>
      <w:marRight w:val="0"/>
      <w:marTop w:val="0"/>
      <w:marBottom w:val="0"/>
      <w:divBdr>
        <w:top w:val="none" w:sz="0" w:space="0" w:color="auto"/>
        <w:left w:val="none" w:sz="0" w:space="0" w:color="auto"/>
        <w:bottom w:val="none" w:sz="0" w:space="0" w:color="auto"/>
        <w:right w:val="none" w:sz="0" w:space="0" w:color="auto"/>
      </w:divBdr>
    </w:div>
    <w:div w:id="1974171724">
      <w:bodyDiv w:val="1"/>
      <w:marLeft w:val="0"/>
      <w:marRight w:val="0"/>
      <w:marTop w:val="0"/>
      <w:marBottom w:val="0"/>
      <w:divBdr>
        <w:top w:val="none" w:sz="0" w:space="0" w:color="auto"/>
        <w:left w:val="none" w:sz="0" w:space="0" w:color="auto"/>
        <w:bottom w:val="none" w:sz="0" w:space="0" w:color="auto"/>
        <w:right w:val="none" w:sz="0" w:space="0" w:color="auto"/>
      </w:divBdr>
    </w:div>
    <w:div w:id="1975138824">
      <w:bodyDiv w:val="1"/>
      <w:marLeft w:val="0"/>
      <w:marRight w:val="0"/>
      <w:marTop w:val="0"/>
      <w:marBottom w:val="0"/>
      <w:divBdr>
        <w:top w:val="none" w:sz="0" w:space="0" w:color="auto"/>
        <w:left w:val="none" w:sz="0" w:space="0" w:color="auto"/>
        <w:bottom w:val="none" w:sz="0" w:space="0" w:color="auto"/>
        <w:right w:val="none" w:sz="0" w:space="0" w:color="auto"/>
      </w:divBdr>
    </w:div>
    <w:div w:id="1982881082">
      <w:bodyDiv w:val="1"/>
      <w:marLeft w:val="0"/>
      <w:marRight w:val="0"/>
      <w:marTop w:val="0"/>
      <w:marBottom w:val="0"/>
      <w:divBdr>
        <w:top w:val="none" w:sz="0" w:space="0" w:color="auto"/>
        <w:left w:val="none" w:sz="0" w:space="0" w:color="auto"/>
        <w:bottom w:val="none" w:sz="0" w:space="0" w:color="auto"/>
        <w:right w:val="none" w:sz="0" w:space="0" w:color="auto"/>
      </w:divBdr>
    </w:div>
    <w:div w:id="1984432229">
      <w:bodyDiv w:val="1"/>
      <w:marLeft w:val="0"/>
      <w:marRight w:val="0"/>
      <w:marTop w:val="0"/>
      <w:marBottom w:val="0"/>
      <w:divBdr>
        <w:top w:val="none" w:sz="0" w:space="0" w:color="auto"/>
        <w:left w:val="none" w:sz="0" w:space="0" w:color="auto"/>
        <w:bottom w:val="none" w:sz="0" w:space="0" w:color="auto"/>
        <w:right w:val="none" w:sz="0" w:space="0" w:color="auto"/>
      </w:divBdr>
    </w:div>
    <w:div w:id="1984656124">
      <w:bodyDiv w:val="1"/>
      <w:marLeft w:val="0"/>
      <w:marRight w:val="0"/>
      <w:marTop w:val="0"/>
      <w:marBottom w:val="0"/>
      <w:divBdr>
        <w:top w:val="none" w:sz="0" w:space="0" w:color="auto"/>
        <w:left w:val="none" w:sz="0" w:space="0" w:color="auto"/>
        <w:bottom w:val="none" w:sz="0" w:space="0" w:color="auto"/>
        <w:right w:val="none" w:sz="0" w:space="0" w:color="auto"/>
      </w:divBdr>
    </w:div>
    <w:div w:id="1992755250">
      <w:bodyDiv w:val="1"/>
      <w:marLeft w:val="0"/>
      <w:marRight w:val="0"/>
      <w:marTop w:val="0"/>
      <w:marBottom w:val="0"/>
      <w:divBdr>
        <w:top w:val="none" w:sz="0" w:space="0" w:color="auto"/>
        <w:left w:val="none" w:sz="0" w:space="0" w:color="auto"/>
        <w:bottom w:val="none" w:sz="0" w:space="0" w:color="auto"/>
        <w:right w:val="none" w:sz="0" w:space="0" w:color="auto"/>
      </w:divBdr>
    </w:div>
    <w:div w:id="1998066455">
      <w:bodyDiv w:val="1"/>
      <w:marLeft w:val="0"/>
      <w:marRight w:val="0"/>
      <w:marTop w:val="0"/>
      <w:marBottom w:val="0"/>
      <w:divBdr>
        <w:top w:val="none" w:sz="0" w:space="0" w:color="auto"/>
        <w:left w:val="none" w:sz="0" w:space="0" w:color="auto"/>
        <w:bottom w:val="none" w:sz="0" w:space="0" w:color="auto"/>
        <w:right w:val="none" w:sz="0" w:space="0" w:color="auto"/>
      </w:divBdr>
    </w:div>
    <w:div w:id="1998729516">
      <w:bodyDiv w:val="1"/>
      <w:marLeft w:val="0"/>
      <w:marRight w:val="0"/>
      <w:marTop w:val="0"/>
      <w:marBottom w:val="0"/>
      <w:divBdr>
        <w:top w:val="none" w:sz="0" w:space="0" w:color="auto"/>
        <w:left w:val="none" w:sz="0" w:space="0" w:color="auto"/>
        <w:bottom w:val="none" w:sz="0" w:space="0" w:color="auto"/>
        <w:right w:val="none" w:sz="0" w:space="0" w:color="auto"/>
      </w:divBdr>
    </w:div>
    <w:div w:id="1998917256">
      <w:bodyDiv w:val="1"/>
      <w:marLeft w:val="0"/>
      <w:marRight w:val="0"/>
      <w:marTop w:val="0"/>
      <w:marBottom w:val="0"/>
      <w:divBdr>
        <w:top w:val="none" w:sz="0" w:space="0" w:color="auto"/>
        <w:left w:val="none" w:sz="0" w:space="0" w:color="auto"/>
        <w:bottom w:val="none" w:sz="0" w:space="0" w:color="auto"/>
        <w:right w:val="none" w:sz="0" w:space="0" w:color="auto"/>
      </w:divBdr>
    </w:div>
    <w:div w:id="2004040748">
      <w:bodyDiv w:val="1"/>
      <w:marLeft w:val="0"/>
      <w:marRight w:val="0"/>
      <w:marTop w:val="0"/>
      <w:marBottom w:val="0"/>
      <w:divBdr>
        <w:top w:val="none" w:sz="0" w:space="0" w:color="auto"/>
        <w:left w:val="none" w:sz="0" w:space="0" w:color="auto"/>
        <w:bottom w:val="none" w:sz="0" w:space="0" w:color="auto"/>
        <w:right w:val="none" w:sz="0" w:space="0" w:color="auto"/>
      </w:divBdr>
    </w:div>
    <w:div w:id="2007778587">
      <w:bodyDiv w:val="1"/>
      <w:marLeft w:val="0"/>
      <w:marRight w:val="0"/>
      <w:marTop w:val="0"/>
      <w:marBottom w:val="0"/>
      <w:divBdr>
        <w:top w:val="none" w:sz="0" w:space="0" w:color="auto"/>
        <w:left w:val="none" w:sz="0" w:space="0" w:color="auto"/>
        <w:bottom w:val="none" w:sz="0" w:space="0" w:color="auto"/>
        <w:right w:val="none" w:sz="0" w:space="0" w:color="auto"/>
      </w:divBdr>
    </w:div>
    <w:div w:id="2009089549">
      <w:bodyDiv w:val="1"/>
      <w:marLeft w:val="0"/>
      <w:marRight w:val="0"/>
      <w:marTop w:val="0"/>
      <w:marBottom w:val="0"/>
      <w:divBdr>
        <w:top w:val="none" w:sz="0" w:space="0" w:color="auto"/>
        <w:left w:val="none" w:sz="0" w:space="0" w:color="auto"/>
        <w:bottom w:val="none" w:sz="0" w:space="0" w:color="auto"/>
        <w:right w:val="none" w:sz="0" w:space="0" w:color="auto"/>
      </w:divBdr>
    </w:div>
    <w:div w:id="2013757291">
      <w:bodyDiv w:val="1"/>
      <w:marLeft w:val="0"/>
      <w:marRight w:val="0"/>
      <w:marTop w:val="0"/>
      <w:marBottom w:val="0"/>
      <w:divBdr>
        <w:top w:val="none" w:sz="0" w:space="0" w:color="auto"/>
        <w:left w:val="none" w:sz="0" w:space="0" w:color="auto"/>
        <w:bottom w:val="none" w:sz="0" w:space="0" w:color="auto"/>
        <w:right w:val="none" w:sz="0" w:space="0" w:color="auto"/>
      </w:divBdr>
    </w:div>
    <w:div w:id="2025206486">
      <w:bodyDiv w:val="1"/>
      <w:marLeft w:val="0"/>
      <w:marRight w:val="0"/>
      <w:marTop w:val="0"/>
      <w:marBottom w:val="0"/>
      <w:divBdr>
        <w:top w:val="none" w:sz="0" w:space="0" w:color="auto"/>
        <w:left w:val="none" w:sz="0" w:space="0" w:color="auto"/>
        <w:bottom w:val="none" w:sz="0" w:space="0" w:color="auto"/>
        <w:right w:val="none" w:sz="0" w:space="0" w:color="auto"/>
      </w:divBdr>
    </w:div>
    <w:div w:id="2032293565">
      <w:bodyDiv w:val="1"/>
      <w:marLeft w:val="0"/>
      <w:marRight w:val="0"/>
      <w:marTop w:val="0"/>
      <w:marBottom w:val="0"/>
      <w:divBdr>
        <w:top w:val="none" w:sz="0" w:space="0" w:color="auto"/>
        <w:left w:val="none" w:sz="0" w:space="0" w:color="auto"/>
        <w:bottom w:val="none" w:sz="0" w:space="0" w:color="auto"/>
        <w:right w:val="none" w:sz="0" w:space="0" w:color="auto"/>
      </w:divBdr>
    </w:div>
    <w:div w:id="2032684094">
      <w:bodyDiv w:val="1"/>
      <w:marLeft w:val="0"/>
      <w:marRight w:val="0"/>
      <w:marTop w:val="0"/>
      <w:marBottom w:val="0"/>
      <w:divBdr>
        <w:top w:val="none" w:sz="0" w:space="0" w:color="auto"/>
        <w:left w:val="none" w:sz="0" w:space="0" w:color="auto"/>
        <w:bottom w:val="none" w:sz="0" w:space="0" w:color="auto"/>
        <w:right w:val="none" w:sz="0" w:space="0" w:color="auto"/>
      </w:divBdr>
    </w:div>
    <w:div w:id="2034646710">
      <w:bodyDiv w:val="1"/>
      <w:marLeft w:val="0"/>
      <w:marRight w:val="0"/>
      <w:marTop w:val="0"/>
      <w:marBottom w:val="0"/>
      <w:divBdr>
        <w:top w:val="none" w:sz="0" w:space="0" w:color="auto"/>
        <w:left w:val="none" w:sz="0" w:space="0" w:color="auto"/>
        <w:bottom w:val="none" w:sz="0" w:space="0" w:color="auto"/>
        <w:right w:val="none" w:sz="0" w:space="0" w:color="auto"/>
      </w:divBdr>
    </w:div>
    <w:div w:id="2035425855">
      <w:bodyDiv w:val="1"/>
      <w:marLeft w:val="0"/>
      <w:marRight w:val="0"/>
      <w:marTop w:val="0"/>
      <w:marBottom w:val="0"/>
      <w:divBdr>
        <w:top w:val="none" w:sz="0" w:space="0" w:color="auto"/>
        <w:left w:val="none" w:sz="0" w:space="0" w:color="auto"/>
        <w:bottom w:val="none" w:sz="0" w:space="0" w:color="auto"/>
        <w:right w:val="none" w:sz="0" w:space="0" w:color="auto"/>
      </w:divBdr>
    </w:div>
    <w:div w:id="2035496362">
      <w:bodyDiv w:val="1"/>
      <w:marLeft w:val="0"/>
      <w:marRight w:val="0"/>
      <w:marTop w:val="0"/>
      <w:marBottom w:val="0"/>
      <w:divBdr>
        <w:top w:val="none" w:sz="0" w:space="0" w:color="auto"/>
        <w:left w:val="none" w:sz="0" w:space="0" w:color="auto"/>
        <w:bottom w:val="none" w:sz="0" w:space="0" w:color="auto"/>
        <w:right w:val="none" w:sz="0" w:space="0" w:color="auto"/>
      </w:divBdr>
    </w:div>
    <w:div w:id="2036156350">
      <w:bodyDiv w:val="1"/>
      <w:marLeft w:val="0"/>
      <w:marRight w:val="0"/>
      <w:marTop w:val="0"/>
      <w:marBottom w:val="0"/>
      <w:divBdr>
        <w:top w:val="none" w:sz="0" w:space="0" w:color="auto"/>
        <w:left w:val="none" w:sz="0" w:space="0" w:color="auto"/>
        <w:bottom w:val="none" w:sz="0" w:space="0" w:color="auto"/>
        <w:right w:val="none" w:sz="0" w:space="0" w:color="auto"/>
      </w:divBdr>
    </w:div>
    <w:div w:id="2045712121">
      <w:bodyDiv w:val="1"/>
      <w:marLeft w:val="0"/>
      <w:marRight w:val="0"/>
      <w:marTop w:val="0"/>
      <w:marBottom w:val="0"/>
      <w:divBdr>
        <w:top w:val="none" w:sz="0" w:space="0" w:color="auto"/>
        <w:left w:val="none" w:sz="0" w:space="0" w:color="auto"/>
        <w:bottom w:val="none" w:sz="0" w:space="0" w:color="auto"/>
        <w:right w:val="none" w:sz="0" w:space="0" w:color="auto"/>
      </w:divBdr>
    </w:div>
    <w:div w:id="2052606072">
      <w:bodyDiv w:val="1"/>
      <w:marLeft w:val="0"/>
      <w:marRight w:val="0"/>
      <w:marTop w:val="0"/>
      <w:marBottom w:val="0"/>
      <w:divBdr>
        <w:top w:val="none" w:sz="0" w:space="0" w:color="auto"/>
        <w:left w:val="none" w:sz="0" w:space="0" w:color="auto"/>
        <w:bottom w:val="none" w:sz="0" w:space="0" w:color="auto"/>
        <w:right w:val="none" w:sz="0" w:space="0" w:color="auto"/>
      </w:divBdr>
    </w:div>
    <w:div w:id="2070569537">
      <w:bodyDiv w:val="1"/>
      <w:marLeft w:val="0"/>
      <w:marRight w:val="0"/>
      <w:marTop w:val="0"/>
      <w:marBottom w:val="0"/>
      <w:divBdr>
        <w:top w:val="none" w:sz="0" w:space="0" w:color="auto"/>
        <w:left w:val="none" w:sz="0" w:space="0" w:color="auto"/>
        <w:bottom w:val="none" w:sz="0" w:space="0" w:color="auto"/>
        <w:right w:val="none" w:sz="0" w:space="0" w:color="auto"/>
      </w:divBdr>
    </w:div>
    <w:div w:id="2071683779">
      <w:bodyDiv w:val="1"/>
      <w:marLeft w:val="0"/>
      <w:marRight w:val="0"/>
      <w:marTop w:val="0"/>
      <w:marBottom w:val="0"/>
      <w:divBdr>
        <w:top w:val="none" w:sz="0" w:space="0" w:color="auto"/>
        <w:left w:val="none" w:sz="0" w:space="0" w:color="auto"/>
        <w:bottom w:val="none" w:sz="0" w:space="0" w:color="auto"/>
        <w:right w:val="none" w:sz="0" w:space="0" w:color="auto"/>
      </w:divBdr>
    </w:div>
    <w:div w:id="2076396405">
      <w:bodyDiv w:val="1"/>
      <w:marLeft w:val="0"/>
      <w:marRight w:val="0"/>
      <w:marTop w:val="0"/>
      <w:marBottom w:val="0"/>
      <w:divBdr>
        <w:top w:val="none" w:sz="0" w:space="0" w:color="auto"/>
        <w:left w:val="none" w:sz="0" w:space="0" w:color="auto"/>
        <w:bottom w:val="none" w:sz="0" w:space="0" w:color="auto"/>
        <w:right w:val="none" w:sz="0" w:space="0" w:color="auto"/>
      </w:divBdr>
    </w:div>
    <w:div w:id="2077589460">
      <w:bodyDiv w:val="1"/>
      <w:marLeft w:val="0"/>
      <w:marRight w:val="0"/>
      <w:marTop w:val="0"/>
      <w:marBottom w:val="0"/>
      <w:divBdr>
        <w:top w:val="none" w:sz="0" w:space="0" w:color="auto"/>
        <w:left w:val="none" w:sz="0" w:space="0" w:color="auto"/>
        <w:bottom w:val="none" w:sz="0" w:space="0" w:color="auto"/>
        <w:right w:val="none" w:sz="0" w:space="0" w:color="auto"/>
      </w:divBdr>
    </w:div>
    <w:div w:id="2078893581">
      <w:bodyDiv w:val="1"/>
      <w:marLeft w:val="0"/>
      <w:marRight w:val="0"/>
      <w:marTop w:val="0"/>
      <w:marBottom w:val="0"/>
      <w:divBdr>
        <w:top w:val="none" w:sz="0" w:space="0" w:color="auto"/>
        <w:left w:val="none" w:sz="0" w:space="0" w:color="auto"/>
        <w:bottom w:val="none" w:sz="0" w:space="0" w:color="auto"/>
        <w:right w:val="none" w:sz="0" w:space="0" w:color="auto"/>
      </w:divBdr>
    </w:div>
    <w:div w:id="2084719846">
      <w:bodyDiv w:val="1"/>
      <w:marLeft w:val="0"/>
      <w:marRight w:val="0"/>
      <w:marTop w:val="0"/>
      <w:marBottom w:val="0"/>
      <w:divBdr>
        <w:top w:val="none" w:sz="0" w:space="0" w:color="auto"/>
        <w:left w:val="none" w:sz="0" w:space="0" w:color="auto"/>
        <w:bottom w:val="none" w:sz="0" w:space="0" w:color="auto"/>
        <w:right w:val="none" w:sz="0" w:space="0" w:color="auto"/>
      </w:divBdr>
    </w:div>
    <w:div w:id="2086875624">
      <w:bodyDiv w:val="1"/>
      <w:marLeft w:val="0"/>
      <w:marRight w:val="0"/>
      <w:marTop w:val="0"/>
      <w:marBottom w:val="0"/>
      <w:divBdr>
        <w:top w:val="none" w:sz="0" w:space="0" w:color="auto"/>
        <w:left w:val="none" w:sz="0" w:space="0" w:color="auto"/>
        <w:bottom w:val="none" w:sz="0" w:space="0" w:color="auto"/>
        <w:right w:val="none" w:sz="0" w:space="0" w:color="auto"/>
      </w:divBdr>
    </w:div>
    <w:div w:id="2087340210">
      <w:bodyDiv w:val="1"/>
      <w:marLeft w:val="0"/>
      <w:marRight w:val="0"/>
      <w:marTop w:val="0"/>
      <w:marBottom w:val="0"/>
      <w:divBdr>
        <w:top w:val="none" w:sz="0" w:space="0" w:color="auto"/>
        <w:left w:val="none" w:sz="0" w:space="0" w:color="auto"/>
        <w:bottom w:val="none" w:sz="0" w:space="0" w:color="auto"/>
        <w:right w:val="none" w:sz="0" w:space="0" w:color="auto"/>
      </w:divBdr>
    </w:div>
    <w:div w:id="2093776823">
      <w:bodyDiv w:val="1"/>
      <w:marLeft w:val="0"/>
      <w:marRight w:val="0"/>
      <w:marTop w:val="0"/>
      <w:marBottom w:val="0"/>
      <w:divBdr>
        <w:top w:val="none" w:sz="0" w:space="0" w:color="auto"/>
        <w:left w:val="none" w:sz="0" w:space="0" w:color="auto"/>
        <w:bottom w:val="none" w:sz="0" w:space="0" w:color="auto"/>
        <w:right w:val="none" w:sz="0" w:space="0" w:color="auto"/>
      </w:divBdr>
    </w:div>
    <w:div w:id="2095587948">
      <w:bodyDiv w:val="1"/>
      <w:marLeft w:val="0"/>
      <w:marRight w:val="0"/>
      <w:marTop w:val="0"/>
      <w:marBottom w:val="0"/>
      <w:divBdr>
        <w:top w:val="none" w:sz="0" w:space="0" w:color="auto"/>
        <w:left w:val="none" w:sz="0" w:space="0" w:color="auto"/>
        <w:bottom w:val="none" w:sz="0" w:space="0" w:color="auto"/>
        <w:right w:val="none" w:sz="0" w:space="0" w:color="auto"/>
      </w:divBdr>
    </w:div>
    <w:div w:id="2096784517">
      <w:bodyDiv w:val="1"/>
      <w:marLeft w:val="0"/>
      <w:marRight w:val="0"/>
      <w:marTop w:val="0"/>
      <w:marBottom w:val="0"/>
      <w:divBdr>
        <w:top w:val="none" w:sz="0" w:space="0" w:color="auto"/>
        <w:left w:val="none" w:sz="0" w:space="0" w:color="auto"/>
        <w:bottom w:val="none" w:sz="0" w:space="0" w:color="auto"/>
        <w:right w:val="none" w:sz="0" w:space="0" w:color="auto"/>
      </w:divBdr>
    </w:div>
    <w:div w:id="2103449574">
      <w:bodyDiv w:val="1"/>
      <w:marLeft w:val="0"/>
      <w:marRight w:val="0"/>
      <w:marTop w:val="0"/>
      <w:marBottom w:val="0"/>
      <w:divBdr>
        <w:top w:val="none" w:sz="0" w:space="0" w:color="auto"/>
        <w:left w:val="none" w:sz="0" w:space="0" w:color="auto"/>
        <w:bottom w:val="none" w:sz="0" w:space="0" w:color="auto"/>
        <w:right w:val="none" w:sz="0" w:space="0" w:color="auto"/>
      </w:divBdr>
    </w:div>
    <w:div w:id="2104720322">
      <w:bodyDiv w:val="1"/>
      <w:marLeft w:val="0"/>
      <w:marRight w:val="0"/>
      <w:marTop w:val="0"/>
      <w:marBottom w:val="0"/>
      <w:divBdr>
        <w:top w:val="none" w:sz="0" w:space="0" w:color="auto"/>
        <w:left w:val="none" w:sz="0" w:space="0" w:color="auto"/>
        <w:bottom w:val="none" w:sz="0" w:space="0" w:color="auto"/>
        <w:right w:val="none" w:sz="0" w:space="0" w:color="auto"/>
      </w:divBdr>
    </w:div>
    <w:div w:id="2108572065">
      <w:bodyDiv w:val="1"/>
      <w:marLeft w:val="0"/>
      <w:marRight w:val="0"/>
      <w:marTop w:val="0"/>
      <w:marBottom w:val="0"/>
      <w:divBdr>
        <w:top w:val="none" w:sz="0" w:space="0" w:color="auto"/>
        <w:left w:val="none" w:sz="0" w:space="0" w:color="auto"/>
        <w:bottom w:val="none" w:sz="0" w:space="0" w:color="auto"/>
        <w:right w:val="none" w:sz="0" w:space="0" w:color="auto"/>
      </w:divBdr>
    </w:div>
    <w:div w:id="2114549541">
      <w:bodyDiv w:val="1"/>
      <w:marLeft w:val="0"/>
      <w:marRight w:val="0"/>
      <w:marTop w:val="0"/>
      <w:marBottom w:val="0"/>
      <w:divBdr>
        <w:top w:val="none" w:sz="0" w:space="0" w:color="auto"/>
        <w:left w:val="none" w:sz="0" w:space="0" w:color="auto"/>
        <w:bottom w:val="none" w:sz="0" w:space="0" w:color="auto"/>
        <w:right w:val="none" w:sz="0" w:space="0" w:color="auto"/>
      </w:divBdr>
    </w:div>
    <w:div w:id="2118332930">
      <w:bodyDiv w:val="1"/>
      <w:marLeft w:val="0"/>
      <w:marRight w:val="0"/>
      <w:marTop w:val="0"/>
      <w:marBottom w:val="0"/>
      <w:divBdr>
        <w:top w:val="none" w:sz="0" w:space="0" w:color="auto"/>
        <w:left w:val="none" w:sz="0" w:space="0" w:color="auto"/>
        <w:bottom w:val="none" w:sz="0" w:space="0" w:color="auto"/>
        <w:right w:val="none" w:sz="0" w:space="0" w:color="auto"/>
      </w:divBdr>
    </w:div>
    <w:div w:id="2119526296">
      <w:bodyDiv w:val="1"/>
      <w:marLeft w:val="0"/>
      <w:marRight w:val="0"/>
      <w:marTop w:val="0"/>
      <w:marBottom w:val="0"/>
      <w:divBdr>
        <w:top w:val="none" w:sz="0" w:space="0" w:color="auto"/>
        <w:left w:val="none" w:sz="0" w:space="0" w:color="auto"/>
        <w:bottom w:val="none" w:sz="0" w:space="0" w:color="auto"/>
        <w:right w:val="none" w:sz="0" w:space="0" w:color="auto"/>
      </w:divBdr>
    </w:div>
    <w:div w:id="2120367848">
      <w:bodyDiv w:val="1"/>
      <w:marLeft w:val="0"/>
      <w:marRight w:val="0"/>
      <w:marTop w:val="0"/>
      <w:marBottom w:val="0"/>
      <w:divBdr>
        <w:top w:val="none" w:sz="0" w:space="0" w:color="auto"/>
        <w:left w:val="none" w:sz="0" w:space="0" w:color="auto"/>
        <w:bottom w:val="none" w:sz="0" w:space="0" w:color="auto"/>
        <w:right w:val="none" w:sz="0" w:space="0" w:color="auto"/>
      </w:divBdr>
    </w:div>
    <w:div w:id="2126848505">
      <w:bodyDiv w:val="1"/>
      <w:marLeft w:val="0"/>
      <w:marRight w:val="0"/>
      <w:marTop w:val="0"/>
      <w:marBottom w:val="0"/>
      <w:divBdr>
        <w:top w:val="none" w:sz="0" w:space="0" w:color="auto"/>
        <w:left w:val="none" w:sz="0" w:space="0" w:color="auto"/>
        <w:bottom w:val="none" w:sz="0" w:space="0" w:color="auto"/>
        <w:right w:val="none" w:sz="0" w:space="0" w:color="auto"/>
      </w:divBdr>
    </w:div>
    <w:div w:id="2128114328">
      <w:bodyDiv w:val="1"/>
      <w:marLeft w:val="0"/>
      <w:marRight w:val="0"/>
      <w:marTop w:val="0"/>
      <w:marBottom w:val="0"/>
      <w:divBdr>
        <w:top w:val="none" w:sz="0" w:space="0" w:color="auto"/>
        <w:left w:val="none" w:sz="0" w:space="0" w:color="auto"/>
        <w:bottom w:val="none" w:sz="0" w:space="0" w:color="auto"/>
        <w:right w:val="none" w:sz="0" w:space="0" w:color="auto"/>
      </w:divBdr>
    </w:div>
    <w:div w:id="2128619691">
      <w:bodyDiv w:val="1"/>
      <w:marLeft w:val="0"/>
      <w:marRight w:val="0"/>
      <w:marTop w:val="0"/>
      <w:marBottom w:val="0"/>
      <w:divBdr>
        <w:top w:val="none" w:sz="0" w:space="0" w:color="auto"/>
        <w:left w:val="none" w:sz="0" w:space="0" w:color="auto"/>
        <w:bottom w:val="none" w:sz="0" w:space="0" w:color="auto"/>
        <w:right w:val="none" w:sz="0" w:space="0" w:color="auto"/>
      </w:divBdr>
    </w:div>
    <w:div w:id="2133789034">
      <w:bodyDiv w:val="1"/>
      <w:marLeft w:val="0"/>
      <w:marRight w:val="0"/>
      <w:marTop w:val="0"/>
      <w:marBottom w:val="0"/>
      <w:divBdr>
        <w:top w:val="none" w:sz="0" w:space="0" w:color="auto"/>
        <w:left w:val="none" w:sz="0" w:space="0" w:color="auto"/>
        <w:bottom w:val="none" w:sz="0" w:space="0" w:color="auto"/>
        <w:right w:val="none" w:sz="0" w:space="0" w:color="auto"/>
      </w:divBdr>
    </w:div>
    <w:div w:id="2134325073">
      <w:bodyDiv w:val="1"/>
      <w:marLeft w:val="0"/>
      <w:marRight w:val="0"/>
      <w:marTop w:val="0"/>
      <w:marBottom w:val="0"/>
      <w:divBdr>
        <w:top w:val="none" w:sz="0" w:space="0" w:color="auto"/>
        <w:left w:val="none" w:sz="0" w:space="0" w:color="auto"/>
        <w:bottom w:val="none" w:sz="0" w:space="0" w:color="auto"/>
        <w:right w:val="none" w:sz="0" w:space="0" w:color="auto"/>
      </w:divBdr>
    </w:div>
    <w:div w:id="2134865032">
      <w:bodyDiv w:val="1"/>
      <w:marLeft w:val="0"/>
      <w:marRight w:val="0"/>
      <w:marTop w:val="0"/>
      <w:marBottom w:val="0"/>
      <w:divBdr>
        <w:top w:val="none" w:sz="0" w:space="0" w:color="auto"/>
        <w:left w:val="none" w:sz="0" w:space="0" w:color="auto"/>
        <w:bottom w:val="none" w:sz="0" w:space="0" w:color="auto"/>
        <w:right w:val="none" w:sz="0" w:space="0" w:color="auto"/>
      </w:divBdr>
    </w:div>
    <w:div w:id="2138327540">
      <w:bodyDiv w:val="1"/>
      <w:marLeft w:val="0"/>
      <w:marRight w:val="0"/>
      <w:marTop w:val="0"/>
      <w:marBottom w:val="0"/>
      <w:divBdr>
        <w:top w:val="none" w:sz="0" w:space="0" w:color="auto"/>
        <w:left w:val="none" w:sz="0" w:space="0" w:color="auto"/>
        <w:bottom w:val="none" w:sz="0" w:space="0" w:color="auto"/>
        <w:right w:val="none" w:sz="0" w:space="0" w:color="auto"/>
      </w:divBdr>
    </w:div>
    <w:div w:id="2139254226">
      <w:bodyDiv w:val="1"/>
      <w:marLeft w:val="0"/>
      <w:marRight w:val="0"/>
      <w:marTop w:val="0"/>
      <w:marBottom w:val="0"/>
      <w:divBdr>
        <w:top w:val="none" w:sz="0" w:space="0" w:color="auto"/>
        <w:left w:val="none" w:sz="0" w:space="0" w:color="auto"/>
        <w:bottom w:val="none" w:sz="0" w:space="0" w:color="auto"/>
        <w:right w:val="none" w:sz="0" w:space="0" w:color="auto"/>
      </w:divBdr>
    </w:div>
    <w:div w:id="2142070163">
      <w:bodyDiv w:val="1"/>
      <w:marLeft w:val="0"/>
      <w:marRight w:val="0"/>
      <w:marTop w:val="0"/>
      <w:marBottom w:val="0"/>
      <w:divBdr>
        <w:top w:val="none" w:sz="0" w:space="0" w:color="auto"/>
        <w:left w:val="none" w:sz="0" w:space="0" w:color="auto"/>
        <w:bottom w:val="none" w:sz="0" w:space="0" w:color="auto"/>
        <w:right w:val="none" w:sz="0" w:space="0" w:color="auto"/>
      </w:divBdr>
    </w:div>
    <w:div w:id="2144233099">
      <w:bodyDiv w:val="1"/>
      <w:marLeft w:val="0"/>
      <w:marRight w:val="0"/>
      <w:marTop w:val="0"/>
      <w:marBottom w:val="0"/>
      <w:divBdr>
        <w:top w:val="none" w:sz="0" w:space="0" w:color="auto"/>
        <w:left w:val="none" w:sz="0" w:space="0" w:color="auto"/>
        <w:bottom w:val="none" w:sz="0" w:space="0" w:color="auto"/>
        <w:right w:val="none" w:sz="0" w:space="0" w:color="auto"/>
      </w:divBdr>
    </w:div>
    <w:div w:id="21449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05DC5FA2CD4D45B9CD42A6B514858C" ma:contentTypeVersion="8" ma:contentTypeDescription="Een nieuw document maken." ma:contentTypeScope="" ma:versionID="57449a41285c1c1ebd3ba66dd30dacb2">
  <xsd:schema xmlns:xsd="http://www.w3.org/2001/XMLSchema" xmlns:xs="http://www.w3.org/2001/XMLSchema" xmlns:p="http://schemas.microsoft.com/office/2006/metadata/properties" xmlns:ns2="af1cbe13-d713-41da-91d7-4caeb8f4af9c" targetNamespace="http://schemas.microsoft.com/office/2006/metadata/properties" ma:root="true" ma:fieldsID="3ad76c5f7ada4da4875558ce333cd8e1" ns2:_="">
    <xsd:import namespace="af1cbe13-d713-41da-91d7-4caeb8f4af9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1cbe13-d713-41da-91d7-4caeb8f4af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Kan19</b:Tag>
    <b:SourceType>JournalArticle</b:SourceType>
    <b:Guid>{882508E4-5E78-4EB7-A826-79D95C4B0527}</b:Guid>
    <b:Title>Short-term Time Series Data Prediction of Power Consumption Based</b:Title>
    <b:Year>2019</b:Year>
    <b:Author>
      <b:Author>
        <b:NameList>
          <b:Person>
            <b:Last>al</b:Last>
            <b:First>Kang</b:First>
            <b:Middle>Xu et</b:Middle>
          </b:Person>
        </b:NameList>
      </b:Author>
    </b:Author>
    <b:JournalName>IOP Conference Series: Materials Science and Engineering</b:JournalName>
    <b:Pages>646</b:Pages>
    <b:RefOrder>9</b:RefOrder>
  </b:Source>
  <b:Source>
    <b:Tag>Ami20</b:Tag>
    <b:SourceType>JournalArticle</b:SourceType>
    <b:Guid>{A131791A-BA6F-4CAD-B933-586A66C77E98}</b:Guid>
    <b:Author>
      <b:Author>
        <b:NameList>
          <b:Person>
            <b:Last>al</b:Last>
            <b:First>Amirreza</b:First>
            <b:Middle>Heidari et</b:Middle>
          </b:Person>
        </b:NameList>
      </b:Author>
    </b:Author>
    <b:Title>Short-term energy use prediction of solar-assisted water heating system: Application case of combined attention-based LSTM and time-series</b:Title>
    <b:JournalName>Solar Energy 207</b:JournalName>
    <b:Year>2020</b:Year>
    <b:Pages>626-639</b:Pages>
    <b:RefOrder>5</b:RefOrder>
  </b:Source>
  <b:Source>
    <b:Tag>Kha20</b:Tag>
    <b:SourceType>JournalArticle</b:SourceType>
    <b:Guid>{9C6C461E-70C4-4B2C-8F42-FD085588FFCB}</b:Guid>
    <b:Title>Machine Learning-Based Approach to Predict Energy Consumption of Renewable and Nonrenewable Power Sources</b:Title>
    <b:JournalName>Energies</b:JournalName>
    <b:Year>2020</b:Year>
    <b:Author>
      <b:Author>
        <b:NameList>
          <b:Person>
            <b:Last>Khan</b:Last>
            <b:First>Prince</b:First>
            <b:Middle>Waqas</b:Middle>
          </b:Person>
          <b:Person>
            <b:Last>Byun</b:Last>
            <b:First>Yung-Cheol</b:First>
          </b:Person>
          <b:Person>
            <b:Last>Lee</b:Last>
            <b:First>Sang-Joon</b:First>
          </b:Person>
          <b:Person>
            <b:Last>Kang</b:Last>
            <b:First> Dong-Ho </b:First>
          </b:Person>
          <b:Person>
            <b:Last>Kang</b:Last>
            <b:First>Jin-Young</b:First>
          </b:Person>
          <b:Person>
            <b:Last>Park</b:Last>
            <b:First>Hae-Su</b:First>
          </b:Person>
        </b:NameList>
      </b:Author>
    </b:Author>
    <b:InternetSiteTitle>MDPI</b:InternetSiteTitle>
    <b:RefOrder>12</b:RefOrder>
  </b:Source>
  <b:Source>
    <b:Tag>Fan</b:Tag>
    <b:SourceType>JournalArticle</b:SourceType>
    <b:Guid>{A4E1283B-064C-4FD3-8DDE-FDEA2B647F85}</b:Guid>
    <b:Title>Development of prediction models for next-day building energy consumption and peak power demand using data mining techniques</b:Title>
    <b:InternetSiteTitle>ScienceDirect</b:InternetSiteTitle>
    <b:JournalName>Elsevier</b:JournalName>
    <b:Author>
      <b:Author>
        <b:NameList>
          <b:Person>
            <b:Last>Fan</b:Last>
            <b:First>Cheng</b:First>
          </b:Person>
          <b:Person>
            <b:Last>Xiao</b:Last>
            <b:First>Fu</b:First>
          </b:Person>
          <b:Person>
            <b:Last>Wang</b:Last>
            <b:First>Shengwei</b:First>
          </b:Person>
        </b:NameList>
      </b:Author>
    </b:Author>
    <b:RefOrder>13</b:RefOrder>
  </b:Source>
  <b:Source>
    <b:Tag>Kho20</b:Tag>
    <b:SourceType>JournalArticle</b:SourceType>
    <b:Guid>{32B10C64-696F-4902-953C-4284AD1A0ECE}</b:Guid>
    <b:Title>Short-term energy use prediction of solar-assisted water heating system: Application case of combined attention-based LSTM and time-series decomposition</b:Title>
    <b:JournalName>Elsevier</b:JournalName>
    <b:Year>2020</b:Year>
    <b:Author>
      <b:Author>
        <b:NameList>
          <b:Person>
            <b:Last>Khovalyg</b:Last>
            <b:First>D.</b:First>
          </b:Person>
          <b:Person>
            <b:Last>Heidari</b:Last>
            <b:First>A.</b:First>
          </b:Person>
        </b:NameList>
      </b:Author>
    </b:Author>
    <b:InternetSiteTitle>ScienceDirect</b:InternetSiteTitle>
    <b:RefOrder>4</b:RefOrder>
  </b:Source>
  <b:Source>
    <b:Tag>Kim</b:Tag>
    <b:SourceType>JournalArticle</b:SourceType>
    <b:Guid>{9880E0DE-BFA6-45E2-80B7-D7E29978A337}</b:Guid>
    <b:Title>Predicting residential energy consumption using CNN-LSTM neural networks</b:Title>
    <b:JournalName>Elsevier</b:JournalName>
    <b:Author>
      <b:Author>
        <b:NameList>
          <b:Person>
            <b:Last>Kim</b:Last>
            <b:First>Tae-Young</b:First>
          </b:Person>
          <b:Person>
            <b:Last>Cho</b:Last>
            <b:First>Sung-Bae</b:First>
          </b:Person>
        </b:NameList>
      </b:Author>
    </b:Author>
    <b:InternetSiteTitle>ScienceDirect</b:InternetSiteTitle>
    <b:Year>2019</b:Year>
    <b:RefOrder>3</b:RefOrder>
  </b:Source>
  <b:Source>
    <b:Tag>Liu19</b:Tag>
    <b:SourceType>JournalArticle</b:SourceType>
    <b:Guid>{F1E9C063-71CB-49DC-B920-36F9D40F5500}</b:Guid>
    <b:Title>Accuracy analyses and model comparison of machine learning adopted in building energy consumption prediction. Energy Exploration &amp; Exploitation</b:Title>
    <b:JournalName>Elsevier</b:JournalName>
    <b:Year>2019</b:Year>
    <b:Author>
      <b:Author>
        <b:NameList>
          <b:Person>
            <b:Last>Liu</b:Last>
            <b:First>Z.</b:First>
          </b:Person>
          <b:Person>
            <b:Last>Wu</b:Last>
            <b:First>D.</b:First>
          </b:Person>
          <b:Person>
            <b:Last>Han</b:Last>
            <b:First>Y.</b:First>
          </b:Person>
          <b:Person>
            <b:Last>Lun</b:Last>
            <b:First>L.</b:First>
          </b:Person>
          <b:Person>
            <b:Last>Gao</b:Last>
            <b:First>J.</b:First>
          </b:Person>
          <b:Person>
            <b:Last>Jin</b:Last>
            <b:First>G.</b:First>
          </b:Person>
          <b:Person>
            <b:Last>Cao</b:Last>
            <b:First>G.</b:First>
          </b:Person>
        </b:NameList>
      </b:Author>
    </b:Author>
    <b:InternetSiteTitle>ScienceDirect</b:InternetSiteTitle>
    <b:RefOrder>1</b:RefOrder>
  </b:Source>
  <b:Source>
    <b:Tag>Jan</b:Tag>
    <b:SourceType>JournalArticle</b:SourceType>
    <b:Guid>{B563B824-82CA-4E35-9128-56F899C609B3}</b:Guid>
    <b:Title>A granular deep learning approach for predicting energy consumption</b:Title>
    <b:JournalName>Elsevier</b:JournalName>
    <b:Author>
      <b:Author>
        <b:NameList>
          <b:Person>
            <b:Last>Jana</b:Last>
            <b:First>Rabin K.</b:First>
          </b:Person>
          <b:Person>
            <b:Last>Ghosh</b:Last>
            <b:First>Indranil</b:First>
          </b:Person>
          <b:Person>
            <b:Last>Sanyal</b:Last>
            <b:First>Manas K.</b:First>
          </b:Person>
        </b:NameList>
      </b:Author>
    </b:Author>
    <b:InternetSiteTitle>ScienceDirect</b:InternetSiteTitle>
    <b:RefOrder>2</b:RefOrder>
  </b:Source>
  <b:Source>
    <b:Tag>Uni</b:Tag>
    <b:SourceType>DocumentFromInternetSite</b:SourceType>
    <b:Guid>{E02D6A8F-597D-4191-B99F-55D5A0373C96}</b:Guid>
    <b:Title>The Paris Agreement</b:Title>
    <b:InternetSiteTitle>UNFCCC</b:InternetSiteTitle>
    <b:URL>https://unfccc.int/process-and-meetings/the-paris-agreement/the-paris-agreement</b:URL>
    <b:Author>
      <b:Author>
        <b:Corporate>United Nations Climate Change</b:Corporate>
      </b:Author>
    </b:Author>
    <b:RefOrder>6</b:RefOrder>
  </b:Source>
  <b:Source>
    <b:Tag>Rij</b:Tag>
    <b:SourceType>DocumentFromInternetSite</b:SourceType>
    <b:Guid>{481110B5-F69C-4FCF-A4FC-0018C0B32A1B}</b:Guid>
    <b:Author>
      <b:Author>
        <b:Corporate>Rijksoverheid</b:Corporate>
      </b:Author>
    </b:Author>
    <b:Title>Energieagenda: naar een CO₂-arme energievoorziening</b:Title>
    <b:InternetSiteTitle>rijksoverheid.nl</b:InternetSiteTitle>
    <b:URL>https://www.rijksoverheid.nl/documenten/rapporten/2016/12/07/ea</b:URL>
    <b:RefOrder>7</b:RefOrder>
  </b:Source>
  <b:Source>
    <b:Tag>Azh</b:Tag>
    <b:SourceType>JournalArticle</b:SourceType>
    <b:Guid>{30301DAA-33CC-4736-AC26-D48924E97F91}</b:Guid>
    <b:Title>Buildingelectrical energy consumption forecasting analysis using conventional andartificial intelligence methods: A review</b:Title>
    <b:InternetSiteTitle>ScienceDirect</b:InternetSiteTitle>
    <b:JournalName>Elsevier</b:JournalName>
    <b:Author>
      <b:Author>
        <b:NameList>
          <b:Person>
            <b:Last>Azhar Mat Daut</b:Last>
            <b:First>Mohammad </b:First>
          </b:Person>
          <b:Person>
            <b:Last>Yusri Hassan</b:Last>
            <b:First>Mohammad</b:First>
          </b:Person>
          <b:Person>
            <b:Last>Abdullah</b:Last>
            <b:First>Hayati</b:First>
          </b:Person>
          <b:Person>
            <b:Last>Yusri Hassan</b:Last>
            <b:First>Mohammad</b:First>
          </b:Person>
          <b:Person>
            <b:Last>Abdul Rahman</b:Last>
            <b:First>Hasimah</b:First>
          </b:Person>
          <b:Person>
            <b:Last>Pauzi Abdullah</b:Last>
            <b:First>Md</b:First>
          </b:Person>
          <b:Person>
            <b:Last>Hussin</b:Last>
            <b:First>Faridah</b:First>
          </b:Person>
        </b:NameList>
      </b:Author>
    </b:Author>
    <b:RefOrder>14</b:RefOrder>
  </b:Source>
  <b:Source>
    <b:Tag>INT</b:Tag>
    <b:SourceType>InternetSite</b:SourceType>
    <b:Guid>{F80B1F07-1627-4326-9FC9-C7B33B172BF7}</b:Guid>
    <b:Title>over ons</b:Title>
    <b:InternetSiteTitle>factoryzero</b:InternetSiteTitle>
    <b:URL>https://factoryzero.nl/over-ons/</b:URL>
    <b:RefOrder>15</b:RefOrder>
  </b:Source>
  <b:Source>
    <b:Tag>Kon19</b:Tag>
    <b:SourceType>ElectronicSource</b:SourceType>
    <b:Guid>{D49DE59F-A83D-4A19-862E-28D50F713C5A}</b:Guid>
    <b:Title>Daggegevens van het weer in Nederland - download</b:Title>
    <b:Year>2019</b:Year>
    <b:Author>
      <b:Author>
        <b:Corporate>Koninklijk Nederlands Meteologisch Instituut</b:Corporate>
      </b:Author>
    </b:Author>
    <b:City>Voorschoten</b:City>
    <b:StateProvince>Zuid-Holland</b:StateProvince>
    <b:CountryRegion>Netherlands</b:CountryRegion>
    <b:RefOrder>8</b:RefOrder>
  </b:Source>
  <b:Source>
    <b:Tag>sci21</b:Tag>
    <b:SourceType>InternetSite</b:SourceType>
    <b:Guid>{20CFC1DE-0F8C-49C4-80B6-81C336AEF16A}</b:Guid>
    <b:Title>sklearn.preprocessing.StandardScaler -- scikit-learn 0.24.0 documentation</b:Title>
    <b:Year>2021</b:Year>
    <b:Author>
      <b:Author>
        <b:NameList>
          <b:Person>
            <b:Last>scikitlearn</b:Last>
          </b:Person>
        </b:NameList>
      </b:Author>
    </b:Author>
    <b:InternetSiteTitle>scikit-learn.org</b:InternetSiteTitle>
    <b:URL>https://scikit-learn.org/stable/modules/generated/sklearn.preprocessing.StandardScaler.html</b:URL>
    <b:RefOrder>10</b:RefOrder>
  </b:Source>
  <b:Source>
    <b:Tag>PyT21</b:Tag>
    <b:SourceType>InternetSite</b:SourceType>
    <b:Guid>{DBC2DEB4-8008-4062-B74F-4D217BB3B63D}</b:Guid>
    <b:Author>
      <b:Author>
        <b:NameList>
          <b:Person>
            <b:Last>PyTorch</b:Last>
          </b:Person>
        </b:NameList>
      </b:Author>
    </b:Author>
    <b:Title>SmoothL1Loss -- PyTorch 1.7.0 documentation</b:Title>
    <b:InternetSiteTitle>pytorch.org</b:InternetSiteTitle>
    <b:Year>2021</b:Year>
    <b:URL>https://pytorch.org/docs/stable/generated/torch.nn.SmoothL1Loss.html</b:URL>
    <b:RefOrder>11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1EC440-A3F1-48FB-94FE-9E4FB3FC0565}">
  <ds:schemaRefs>
    <ds:schemaRef ds:uri="http://schemas.microsoft.com/sharepoint/v3/contenttype/forms"/>
  </ds:schemaRefs>
</ds:datastoreItem>
</file>

<file path=customXml/itemProps2.xml><?xml version="1.0" encoding="utf-8"?>
<ds:datastoreItem xmlns:ds="http://schemas.openxmlformats.org/officeDocument/2006/customXml" ds:itemID="{74FD953D-FB77-43F0-BF12-87F083DBBA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1cbe13-d713-41da-91d7-4caeb8f4a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037117-F351-461D-8124-28CD6859A479}">
  <ds:schemaRefs>
    <ds:schemaRef ds:uri="http://schemas.openxmlformats.org/officeDocument/2006/bibliography"/>
  </ds:schemaRefs>
</ds:datastoreItem>
</file>

<file path=customXml/itemProps4.xml><?xml version="1.0" encoding="utf-8"?>
<ds:datastoreItem xmlns:ds="http://schemas.openxmlformats.org/officeDocument/2006/customXml" ds:itemID="{B9D6DDCE-DCEA-404F-9B81-CFBC482865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11</Pages>
  <Words>4353</Words>
  <Characters>24818</Characters>
  <Application>Microsoft Office Word</Application>
  <DocSecurity>0</DocSecurity>
  <Lines>206</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29113</CharactersWithSpaces>
  <SharedDoc>false</SharedDoc>
  <HLinks>
    <vt:vector size="12" baseType="variant">
      <vt:variant>
        <vt:i4>4849702</vt:i4>
      </vt:variant>
      <vt:variant>
        <vt:i4>3</vt:i4>
      </vt:variant>
      <vt:variant>
        <vt:i4>0</vt:i4>
      </vt:variant>
      <vt:variant>
        <vt:i4>5</vt:i4>
      </vt:variant>
      <vt:variant>
        <vt:lpwstr>mailto:M.A.Mansouri@student.hhs.nl</vt:lpwstr>
      </vt:variant>
      <vt:variant>
        <vt:lpwstr/>
      </vt:variant>
      <vt:variant>
        <vt:i4>2031649</vt:i4>
      </vt:variant>
      <vt:variant>
        <vt:i4>0</vt:i4>
      </vt:variant>
      <vt:variant>
        <vt:i4>0</vt:i4>
      </vt:variant>
      <vt:variant>
        <vt:i4>5</vt:i4>
      </vt:variant>
      <vt:variant>
        <vt:lpwstr>mailto:N.vanSchaik@student.hhs.nl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Drunen, C.G. van (18062814)</dc:creator>
  <cp:keywords/>
  <dc:description/>
  <cp:lastModifiedBy>Jefry Bhwash</cp:lastModifiedBy>
  <cp:revision>1154</cp:revision>
  <cp:lastPrinted>2021-01-15T09:57:00Z</cp:lastPrinted>
  <dcterms:created xsi:type="dcterms:W3CDTF">2020-12-20T22:09:00Z</dcterms:created>
  <dcterms:modified xsi:type="dcterms:W3CDTF">2021-01-22T12:58:00Z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0x0101005505DC5FA2CD4D45B9CD42A6B514858C</vt:lpwstr>
  </property>
</Properties>
</file>